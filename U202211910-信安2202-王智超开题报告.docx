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48D773">
      <w:pPr>
        <w:spacing w:line="360" w:lineRule="auto"/>
        <w:rPr>
          <w:rFonts w:hAnsi="宋体"/>
          <w:kern w:val="0"/>
        </w:rPr>
      </w:pPr>
    </w:p>
    <w:p w14:paraId="467E16EA">
      <w:pPr>
        <w:spacing w:line="360" w:lineRule="auto"/>
        <w:jc w:val="center"/>
        <w:rPr>
          <w:rFonts w:hAnsi="宋体"/>
          <w:kern w:val="0"/>
        </w:rPr>
      </w:pPr>
      <w:bookmarkStart w:id="0" w:name="_1065102613"/>
      <w:bookmarkEnd w:id="0"/>
      <w:bookmarkStart w:id="1" w:name="_1064953734"/>
      <w:bookmarkEnd w:id="1"/>
      <w:r>
        <w:rPr>
          <w:rFonts w:hAnsi="宋体"/>
          <w:kern w:val="0"/>
        </w:rPr>
        <w:object>
          <v:shape id="_x0000_i1025" o:spt="75" type="#_x0000_t75" style="height:46.65pt;width:206.25pt;" o:ole="t" filled="t" o:preferrelative="t" stroked="f" coordsize="21600,21600">
            <v:path/>
            <v:fill on="t" focussize="0,0"/>
            <v:stroke on="f" joinstyle="miter"/>
            <v:imagedata r:id="rId15" o:title=""/>
            <o:lock v:ext="edit" aspectratio="t"/>
            <w10:wrap type="none"/>
            <w10:anchorlock/>
          </v:shape>
          <o:OLEObject Type="Embed" ProgID="Word.Picture.8" ShapeID="_x0000_i1025" DrawAspect="Content" ObjectID="_1468075725" r:id="rId14">
            <o:LockedField>false</o:LockedField>
          </o:OLEObject>
        </w:object>
      </w:r>
    </w:p>
    <w:p w14:paraId="6E41FB6D">
      <w:pPr>
        <w:pStyle w:val="2"/>
        <w:spacing w:line="360" w:lineRule="auto"/>
        <w:jc w:val="center"/>
        <w:rPr>
          <w:rFonts w:ascii="华文中宋" w:hAnsi="华文中宋" w:eastAsia="华文中宋"/>
          <w:kern w:val="0"/>
        </w:rPr>
      </w:pPr>
      <w:r>
        <w:rPr>
          <w:rFonts w:hint="eastAsia" w:ascii="华文中宋" w:hAnsi="华文中宋" w:eastAsia="华文中宋"/>
          <w:kern w:val="0"/>
        </w:rPr>
        <w:t>本科毕业设计（论文）开题报告</w:t>
      </w:r>
    </w:p>
    <w:p w14:paraId="74577E6E">
      <w:pPr>
        <w:spacing w:line="360" w:lineRule="auto"/>
        <w:ind w:firstLine="2520" w:firstLineChars="900"/>
        <w:rPr>
          <w:rFonts w:ascii="华文细黑" w:hAnsi="华文细黑" w:eastAsia="华文细黑"/>
          <w:kern w:val="0"/>
          <w:sz w:val="28"/>
          <w:szCs w:val="28"/>
        </w:rPr>
      </w:pPr>
    </w:p>
    <w:p w14:paraId="5B9A2923">
      <w:pPr>
        <w:spacing w:line="360" w:lineRule="auto"/>
        <w:ind w:firstLine="1600" w:firstLineChars="500"/>
        <w:rPr>
          <w:rFonts w:ascii="华文中宋" w:hAnsi="华文中宋" w:eastAsia="华文中宋"/>
          <w:kern w:val="0"/>
          <w:sz w:val="32"/>
          <w:szCs w:val="32"/>
        </w:rPr>
      </w:pPr>
      <w:r>
        <w:rPr>
          <w:rFonts w:hint="eastAsia" w:ascii="华文中宋" w:hAnsi="华文中宋" w:eastAsia="华文中宋"/>
          <w:kern w:val="0"/>
          <w:sz w:val="32"/>
          <w:szCs w:val="32"/>
        </w:rPr>
        <w:t>题    目：高容错分布式数据分发系统的</w:t>
      </w:r>
    </w:p>
    <w:p w14:paraId="44290233">
      <w:pPr>
        <w:spacing w:line="360" w:lineRule="auto"/>
        <w:ind w:firstLine="320" w:firstLineChars="100"/>
        <w:jc w:val="center"/>
        <w:rPr>
          <w:rFonts w:ascii="华文中宋" w:hAnsi="华文中宋" w:eastAsia="华文中宋"/>
          <w:kern w:val="0"/>
          <w:sz w:val="32"/>
          <w:szCs w:val="32"/>
        </w:rPr>
      </w:pPr>
      <w:r>
        <w:rPr>
          <w:rFonts w:hint="eastAsia" w:ascii="华文中宋" w:hAnsi="华文中宋" w:eastAsia="华文中宋"/>
          <w:kern w:val="0"/>
          <w:sz w:val="32"/>
          <w:szCs w:val="32"/>
        </w:rPr>
        <w:t xml:space="preserve">       设计与实现</w:t>
      </w:r>
    </w:p>
    <w:p w14:paraId="74463A3D">
      <w:pPr>
        <w:spacing w:line="360" w:lineRule="auto"/>
        <w:jc w:val="center"/>
        <w:rPr>
          <w:rFonts w:ascii="华文中宋" w:hAnsi="华文中宋" w:eastAsia="华文中宋"/>
          <w:kern w:val="0"/>
          <w:sz w:val="32"/>
          <w:szCs w:val="32"/>
        </w:rPr>
      </w:pPr>
    </w:p>
    <w:p w14:paraId="45351C96">
      <w:pPr>
        <w:spacing w:line="360" w:lineRule="auto"/>
        <w:rPr>
          <w:rFonts w:ascii="华文中宋" w:hAnsi="华文中宋" w:eastAsia="华文中宋"/>
          <w:kern w:val="0"/>
          <w:sz w:val="32"/>
          <w:szCs w:val="32"/>
        </w:rPr>
      </w:pPr>
    </w:p>
    <w:p w14:paraId="21968C06">
      <w:pPr>
        <w:spacing w:line="360" w:lineRule="auto"/>
        <w:ind w:firstLine="2240" w:firstLineChars="700"/>
        <w:rPr>
          <w:rFonts w:ascii="华文中宋" w:hAnsi="华文中宋" w:eastAsia="华文中宋"/>
          <w:kern w:val="0"/>
          <w:sz w:val="32"/>
          <w:szCs w:val="32"/>
          <w:u w:val="single"/>
        </w:rPr>
      </w:pPr>
      <w:r>
        <w:rPr>
          <w:rFonts w:hint="eastAsia" w:ascii="华文中宋" w:hAnsi="华文中宋" w:eastAsia="华文中宋"/>
          <w:kern w:val="0"/>
          <w:sz w:val="32"/>
          <w:szCs w:val="32"/>
        </w:rPr>
        <w:t>院    系</w:t>
      </w:r>
      <w:r>
        <w:rPr>
          <w:rFonts w:hint="eastAsia" w:ascii="华文中宋" w:hAnsi="华文中宋" w:eastAsia="华文中宋"/>
          <w:kern w:val="0"/>
          <w:sz w:val="32"/>
          <w:szCs w:val="32"/>
          <w:u w:val="single"/>
        </w:rPr>
        <w:t xml:space="preserve">   网络空间安全学院   </w:t>
      </w:r>
    </w:p>
    <w:p w14:paraId="27867A61">
      <w:pPr>
        <w:spacing w:line="360" w:lineRule="auto"/>
        <w:ind w:firstLine="2240" w:firstLineChars="700"/>
        <w:rPr>
          <w:rFonts w:ascii="华文中宋" w:hAnsi="华文中宋" w:eastAsia="华文中宋"/>
          <w:kern w:val="0"/>
          <w:sz w:val="32"/>
          <w:szCs w:val="32"/>
          <w:u w:val="single"/>
        </w:rPr>
      </w:pPr>
      <w:r>
        <w:rPr>
          <w:rFonts w:hint="eastAsia" w:ascii="华文中宋" w:hAnsi="华文中宋" w:eastAsia="华文中宋"/>
          <w:kern w:val="0"/>
          <w:sz w:val="32"/>
          <w:szCs w:val="32"/>
        </w:rPr>
        <w:t>专业班级</w:t>
      </w:r>
      <w:r>
        <w:rPr>
          <w:rFonts w:hint="eastAsia" w:ascii="华文中宋" w:hAnsi="华文中宋" w:eastAsia="华文中宋"/>
          <w:kern w:val="0"/>
          <w:sz w:val="32"/>
          <w:szCs w:val="32"/>
          <w:u w:val="single"/>
        </w:rPr>
        <w:t xml:space="preserve">   信息安全           </w:t>
      </w:r>
    </w:p>
    <w:p w14:paraId="6D11978E">
      <w:pPr>
        <w:spacing w:line="360" w:lineRule="auto"/>
        <w:ind w:firstLine="2240" w:firstLineChars="700"/>
        <w:rPr>
          <w:rFonts w:ascii="华文中宋" w:hAnsi="华文中宋" w:eastAsia="华文中宋"/>
          <w:kern w:val="0"/>
          <w:sz w:val="32"/>
          <w:szCs w:val="32"/>
          <w:u w:val="single"/>
        </w:rPr>
      </w:pPr>
      <w:r>
        <w:rPr>
          <w:rFonts w:hint="eastAsia" w:ascii="华文中宋" w:hAnsi="华文中宋" w:eastAsia="华文中宋"/>
          <w:kern w:val="0"/>
          <w:sz w:val="32"/>
          <w:szCs w:val="32"/>
        </w:rPr>
        <w:t>姓    名</w:t>
      </w:r>
      <w:r>
        <w:rPr>
          <w:rFonts w:hint="eastAsia" w:ascii="华文中宋" w:hAnsi="华文中宋" w:eastAsia="华文中宋"/>
          <w:kern w:val="0"/>
          <w:sz w:val="32"/>
          <w:szCs w:val="32"/>
          <w:u w:val="single"/>
        </w:rPr>
        <w:t xml:space="preserve">   王智超             </w:t>
      </w:r>
    </w:p>
    <w:p w14:paraId="56F004E4">
      <w:pPr>
        <w:spacing w:line="360" w:lineRule="auto"/>
        <w:jc w:val="center"/>
        <w:rPr>
          <w:rFonts w:ascii="华文中宋" w:hAnsi="华文中宋" w:eastAsia="华文中宋"/>
          <w:kern w:val="0"/>
          <w:sz w:val="32"/>
          <w:szCs w:val="32"/>
          <w:u w:val="single"/>
        </w:rPr>
      </w:pPr>
      <w:r>
        <w:rPr>
          <w:rFonts w:hint="eastAsia" w:ascii="华文中宋" w:hAnsi="华文中宋" w:eastAsia="华文中宋"/>
          <w:kern w:val="0"/>
          <w:sz w:val="32"/>
          <w:szCs w:val="32"/>
        </w:rPr>
        <w:t>学    号</w:t>
      </w:r>
      <w:r>
        <w:rPr>
          <w:rFonts w:hint="eastAsia" w:ascii="华文中宋" w:hAnsi="华文中宋" w:eastAsia="华文中宋"/>
          <w:kern w:val="0"/>
          <w:sz w:val="32"/>
          <w:szCs w:val="32"/>
          <w:u w:val="single"/>
        </w:rPr>
        <w:t xml:space="preserve">   U202211910      </w:t>
      </w:r>
    </w:p>
    <w:p w14:paraId="50F884A8">
      <w:pPr>
        <w:spacing w:line="360" w:lineRule="auto"/>
        <w:ind w:firstLine="2240" w:firstLineChars="700"/>
        <w:rPr>
          <w:rFonts w:ascii="华文中宋" w:hAnsi="华文中宋" w:eastAsia="华文中宋"/>
          <w:kern w:val="0"/>
          <w:sz w:val="32"/>
          <w:szCs w:val="32"/>
        </w:rPr>
      </w:pPr>
      <w:r>
        <w:rPr>
          <w:rFonts w:hint="eastAsia" w:ascii="华文中宋" w:hAnsi="华文中宋" w:eastAsia="华文中宋"/>
          <w:kern w:val="0"/>
          <w:sz w:val="32"/>
          <w:szCs w:val="32"/>
        </w:rPr>
        <w:t>指导教师</w:t>
      </w:r>
      <w:r>
        <w:rPr>
          <w:rFonts w:hint="eastAsia" w:ascii="华文中宋" w:hAnsi="华文中宋" w:eastAsia="华文中宋"/>
          <w:kern w:val="0"/>
          <w:sz w:val="32"/>
          <w:szCs w:val="32"/>
          <w:u w:val="single"/>
        </w:rPr>
        <w:t xml:space="preserve">   吴俊军             </w:t>
      </w:r>
    </w:p>
    <w:p w14:paraId="6905F519">
      <w:pPr>
        <w:spacing w:line="360" w:lineRule="auto"/>
        <w:jc w:val="center"/>
        <w:rPr>
          <w:rFonts w:ascii="华文细黑" w:hAnsi="华文细黑" w:eastAsia="华文细黑"/>
          <w:bCs/>
          <w:kern w:val="0"/>
          <w:sz w:val="28"/>
          <w:szCs w:val="28"/>
        </w:rPr>
      </w:pPr>
    </w:p>
    <w:p w14:paraId="2498B8A5">
      <w:pPr>
        <w:spacing w:line="360" w:lineRule="auto"/>
        <w:rPr>
          <w:rFonts w:ascii="华文细黑" w:hAnsi="华文细黑" w:eastAsia="华文细黑"/>
          <w:bCs/>
          <w:kern w:val="0"/>
          <w:sz w:val="28"/>
          <w:szCs w:val="28"/>
        </w:rPr>
      </w:pPr>
    </w:p>
    <w:p w14:paraId="11F04F63">
      <w:pPr>
        <w:spacing w:line="360" w:lineRule="auto"/>
        <w:jc w:val="center"/>
        <w:rPr>
          <w:rFonts w:ascii="华文细黑" w:hAnsi="华文细黑" w:eastAsia="华文细黑"/>
          <w:bCs/>
          <w:kern w:val="0"/>
          <w:sz w:val="28"/>
          <w:szCs w:val="28"/>
        </w:rPr>
      </w:pPr>
      <w:r>
        <w:rPr>
          <w:rFonts w:hint="eastAsia" w:ascii="华文细黑" w:hAnsi="华文细黑" w:eastAsia="华文细黑"/>
          <w:bCs/>
          <w:kern w:val="0"/>
          <w:sz w:val="28"/>
          <w:szCs w:val="28"/>
        </w:rPr>
        <w:t>2026年3月</w:t>
      </w:r>
      <w:r>
        <w:rPr>
          <w:rFonts w:hint="eastAsia" w:ascii="华文细黑" w:hAnsi="华文细黑" w:eastAsia="华文细黑"/>
          <w:bCs/>
          <w:kern w:val="0"/>
          <w:sz w:val="28"/>
          <w:szCs w:val="28"/>
          <w:lang w:val="en-US" w:eastAsia="zh-CN"/>
        </w:rPr>
        <w:t>7</w:t>
      </w:r>
      <w:r>
        <w:rPr>
          <w:rFonts w:hint="eastAsia" w:ascii="华文细黑" w:hAnsi="华文细黑" w:eastAsia="华文细黑"/>
          <w:bCs/>
          <w:kern w:val="0"/>
          <w:sz w:val="28"/>
          <w:szCs w:val="28"/>
        </w:rPr>
        <w:t>日</w:t>
      </w:r>
    </w:p>
    <w:p w14:paraId="4B223A58">
      <w:pPr>
        <w:spacing w:line="360" w:lineRule="auto"/>
        <w:jc w:val="center"/>
        <w:rPr>
          <w:rFonts w:ascii="华文细黑" w:hAnsi="华文细黑" w:eastAsia="华文细黑"/>
          <w:bCs/>
          <w:kern w:val="0"/>
          <w:sz w:val="28"/>
          <w:szCs w:val="28"/>
        </w:rPr>
      </w:pPr>
    </w:p>
    <w:p w14:paraId="7B251057">
      <w:pPr>
        <w:spacing w:line="360" w:lineRule="auto"/>
        <w:jc w:val="center"/>
        <w:rPr>
          <w:rFonts w:ascii="宋体" w:hAnsi="宋体" w:cs="宋体"/>
          <w:bCs/>
          <w:kern w:val="0"/>
          <w:sz w:val="24"/>
          <w:szCs w:val="24"/>
        </w:rPr>
      </w:pPr>
    </w:p>
    <w:p w14:paraId="57F0D9A8">
      <w:pPr>
        <w:pStyle w:val="14"/>
        <w:spacing w:after="156"/>
        <w:sectPr>
          <w:footerReference r:id="rId3" w:type="default"/>
          <w:pgSz w:w="11906" w:h="16838"/>
          <w:pgMar w:top="1440" w:right="1800" w:bottom="1440" w:left="1800" w:header="851" w:footer="992" w:gutter="0"/>
          <w:cols w:space="720" w:num="1"/>
          <w:titlePg/>
          <w:docGrid w:type="lines" w:linePitch="312" w:charSpace="0"/>
        </w:sectPr>
      </w:pPr>
    </w:p>
    <w:p w14:paraId="4DDAEC34">
      <w:pPr>
        <w:spacing w:line="520" w:lineRule="exact"/>
        <w:jc w:val="center"/>
        <w:rPr>
          <w:rFonts w:ascii="华文中宋" w:hAnsi="华文中宋" w:eastAsia="华文中宋"/>
          <w:b/>
          <w:sz w:val="32"/>
          <w:szCs w:val="32"/>
        </w:rPr>
      </w:pPr>
      <w:r>
        <w:rPr>
          <w:rFonts w:hint="eastAsia" w:ascii="华文中宋" w:hAnsi="华文中宋" w:eastAsia="华文中宋"/>
          <w:b/>
          <w:sz w:val="32"/>
          <w:szCs w:val="32"/>
        </w:rPr>
        <w:t>开题报告填写要求</w:t>
      </w:r>
    </w:p>
    <w:p w14:paraId="62A46F7D">
      <w:pPr>
        <w:spacing w:line="520" w:lineRule="exact"/>
        <w:jc w:val="center"/>
        <w:rPr>
          <w:rFonts w:ascii="仿宋_GB2312" w:eastAsia="仿宋_GB2312"/>
          <w:b/>
          <w:sz w:val="44"/>
          <w:szCs w:val="44"/>
        </w:rPr>
      </w:pPr>
    </w:p>
    <w:p w14:paraId="5955FE21">
      <w:pPr>
        <w:numPr>
          <w:ilvl w:val="0"/>
          <w:numId w:val="1"/>
        </w:numPr>
        <w:spacing w:line="360" w:lineRule="auto"/>
        <w:rPr>
          <w:rFonts w:ascii="宋体" w:hAnsi="宋体"/>
          <w:sz w:val="28"/>
          <w:szCs w:val="28"/>
        </w:rPr>
      </w:pPr>
      <w:r>
        <w:rPr>
          <w:rFonts w:hint="eastAsia" w:ascii="宋体" w:hAnsi="宋体"/>
          <w:sz w:val="28"/>
          <w:szCs w:val="28"/>
        </w:rPr>
        <w:t>开题报告主要内容：</w:t>
      </w:r>
    </w:p>
    <w:p w14:paraId="53030B28">
      <w:pPr>
        <w:spacing w:line="360" w:lineRule="auto"/>
        <w:ind w:left="720"/>
        <w:rPr>
          <w:rFonts w:ascii="宋体" w:hAnsi="宋体"/>
          <w:sz w:val="28"/>
          <w:szCs w:val="28"/>
        </w:rPr>
      </w:pPr>
      <w:r>
        <w:rPr>
          <w:rFonts w:hint="eastAsia" w:ascii="宋体" w:hAnsi="宋体"/>
          <w:sz w:val="28"/>
          <w:szCs w:val="28"/>
        </w:rPr>
        <w:t>1.课题来源、目的、意义。</w:t>
      </w:r>
    </w:p>
    <w:p w14:paraId="36CFEF33">
      <w:pPr>
        <w:spacing w:line="360" w:lineRule="auto"/>
        <w:ind w:left="720"/>
        <w:rPr>
          <w:rFonts w:ascii="宋体" w:hAnsi="宋体"/>
          <w:sz w:val="28"/>
          <w:szCs w:val="28"/>
        </w:rPr>
      </w:pPr>
      <w:r>
        <w:rPr>
          <w:rFonts w:hint="eastAsia" w:ascii="宋体" w:hAnsi="宋体"/>
          <w:sz w:val="28"/>
          <w:szCs w:val="28"/>
        </w:rPr>
        <w:t>2.国内外研究现况及发展趋势。</w:t>
      </w:r>
    </w:p>
    <w:p w14:paraId="6218400E">
      <w:pPr>
        <w:spacing w:line="360" w:lineRule="auto"/>
        <w:ind w:left="720"/>
        <w:rPr>
          <w:rFonts w:ascii="宋体" w:hAnsi="宋体"/>
          <w:sz w:val="28"/>
          <w:szCs w:val="28"/>
        </w:rPr>
      </w:pPr>
      <w:r>
        <w:rPr>
          <w:rFonts w:hint="eastAsia" w:ascii="宋体" w:hAnsi="宋体"/>
          <w:sz w:val="28"/>
          <w:szCs w:val="28"/>
        </w:rPr>
        <w:t>3.预计达到的目标、关键理论和技术、主要研究内容、完成课题的方案及主要措施。</w:t>
      </w:r>
    </w:p>
    <w:p w14:paraId="575E52B2">
      <w:pPr>
        <w:spacing w:line="360" w:lineRule="auto"/>
        <w:ind w:left="720"/>
        <w:rPr>
          <w:rFonts w:ascii="宋体" w:hAnsi="宋体"/>
          <w:sz w:val="28"/>
          <w:szCs w:val="28"/>
        </w:rPr>
      </w:pPr>
      <w:r>
        <w:rPr>
          <w:rFonts w:hint="eastAsia" w:ascii="宋体" w:hAnsi="宋体"/>
          <w:sz w:val="28"/>
          <w:szCs w:val="28"/>
        </w:rPr>
        <w:t>4.课题研究进度安排。</w:t>
      </w:r>
    </w:p>
    <w:p w14:paraId="589748EF">
      <w:pPr>
        <w:spacing w:line="360" w:lineRule="auto"/>
        <w:ind w:left="720"/>
        <w:rPr>
          <w:rFonts w:ascii="宋体" w:hAnsi="宋体"/>
          <w:sz w:val="28"/>
          <w:szCs w:val="28"/>
        </w:rPr>
      </w:pPr>
      <w:r>
        <w:rPr>
          <w:rFonts w:hint="eastAsia" w:ascii="宋体" w:hAnsi="宋体"/>
          <w:sz w:val="28"/>
          <w:szCs w:val="28"/>
        </w:rPr>
        <w:t>5.主要参考文献。</w:t>
      </w:r>
    </w:p>
    <w:p w14:paraId="3ED5E399">
      <w:pPr>
        <w:numPr>
          <w:ilvl w:val="0"/>
          <w:numId w:val="1"/>
        </w:numPr>
        <w:spacing w:line="360" w:lineRule="auto"/>
        <w:rPr>
          <w:rFonts w:ascii="宋体" w:hAnsi="宋体"/>
          <w:sz w:val="28"/>
          <w:szCs w:val="28"/>
        </w:rPr>
      </w:pPr>
      <w:r>
        <w:rPr>
          <w:rFonts w:hint="eastAsia" w:ascii="宋体" w:hAnsi="宋体"/>
          <w:sz w:val="28"/>
          <w:szCs w:val="28"/>
        </w:rPr>
        <w:t>报告内容用小四号宋体字编辑，采用A4号纸双面打印，封面与封底采用浅蓝色封面纸（卡纸）打印。要求内容明确，语句通顺。</w:t>
      </w:r>
    </w:p>
    <w:p w14:paraId="2E893834">
      <w:pPr>
        <w:numPr>
          <w:ilvl w:val="0"/>
          <w:numId w:val="1"/>
        </w:numPr>
        <w:spacing w:line="360" w:lineRule="auto"/>
        <w:rPr>
          <w:rFonts w:ascii="宋体" w:hAnsi="宋体"/>
          <w:sz w:val="28"/>
          <w:szCs w:val="28"/>
        </w:rPr>
      </w:pPr>
      <w:r>
        <w:rPr>
          <w:rFonts w:hint="eastAsia" w:ascii="宋体" w:hAnsi="宋体"/>
          <w:sz w:val="28"/>
          <w:szCs w:val="28"/>
        </w:rPr>
        <w:t>指导教师评语、教研室（系、所）或开题报告答辩小组审核意见用蓝、黑钢笔手写或小四号宋体字编辑，签名必须手写。</w:t>
      </w:r>
    </w:p>
    <w:p w14:paraId="613DF1A3">
      <w:pPr>
        <w:numPr>
          <w:ilvl w:val="0"/>
          <w:numId w:val="1"/>
        </w:numPr>
        <w:spacing w:line="360" w:lineRule="auto"/>
        <w:rPr>
          <w:rFonts w:ascii="宋体" w:hAnsi="宋体"/>
          <w:sz w:val="28"/>
          <w:szCs w:val="28"/>
        </w:rPr>
      </w:pPr>
      <w:r>
        <w:rPr>
          <w:rFonts w:hint="eastAsia" w:ascii="宋体" w:hAnsi="宋体"/>
          <w:sz w:val="28"/>
          <w:szCs w:val="28"/>
        </w:rPr>
        <w:t>理、工、医类要求字数在3000字左右，文、管类要求字数在2000 字左右。</w:t>
      </w:r>
    </w:p>
    <w:p w14:paraId="206BF6BF">
      <w:pPr>
        <w:numPr>
          <w:ilvl w:val="0"/>
          <w:numId w:val="1"/>
        </w:numPr>
        <w:spacing w:line="360" w:lineRule="auto"/>
        <w:rPr>
          <w:rFonts w:ascii="宋体" w:hAnsi="宋体"/>
          <w:sz w:val="28"/>
          <w:szCs w:val="28"/>
        </w:rPr>
      </w:pPr>
      <w:r>
        <w:rPr>
          <w:rFonts w:hint="eastAsia" w:ascii="宋体" w:hAnsi="宋体"/>
          <w:sz w:val="28"/>
          <w:szCs w:val="28"/>
        </w:rPr>
        <w:t xml:space="preserve">开题报告应在第八学期第二周之前完成。 </w:t>
      </w:r>
    </w:p>
    <w:p w14:paraId="68E5D2E1">
      <w:pPr>
        <w:spacing w:line="360" w:lineRule="auto"/>
        <w:jc w:val="left"/>
        <w:rPr>
          <w:rFonts w:ascii="宋体" w:hAnsi="宋体" w:cs="宋体"/>
          <w:b/>
          <w:bCs/>
          <w:kern w:val="0"/>
          <w:sz w:val="28"/>
          <w:szCs w:val="28"/>
        </w:rPr>
      </w:pPr>
    </w:p>
    <w:p w14:paraId="53D7E53E">
      <w:pPr>
        <w:spacing w:line="360" w:lineRule="auto"/>
        <w:jc w:val="left"/>
        <w:rPr>
          <w:rFonts w:ascii="宋体" w:hAnsi="宋体" w:cs="宋体"/>
          <w:b/>
          <w:bCs/>
          <w:kern w:val="0"/>
          <w:sz w:val="28"/>
          <w:szCs w:val="28"/>
        </w:rPr>
      </w:pPr>
    </w:p>
    <w:p w14:paraId="1C825DC2">
      <w:pPr>
        <w:spacing w:line="360" w:lineRule="auto"/>
        <w:jc w:val="left"/>
        <w:rPr>
          <w:rFonts w:ascii="宋体" w:hAnsi="宋体" w:cs="宋体"/>
          <w:b/>
          <w:bCs/>
          <w:kern w:val="0"/>
          <w:sz w:val="28"/>
          <w:szCs w:val="28"/>
        </w:rPr>
      </w:pPr>
    </w:p>
    <w:p w14:paraId="505393F9">
      <w:pPr>
        <w:spacing w:line="360" w:lineRule="auto"/>
        <w:jc w:val="left"/>
        <w:rPr>
          <w:rFonts w:ascii="宋体" w:hAnsi="宋体" w:cs="宋体"/>
          <w:b/>
          <w:bCs/>
          <w:kern w:val="0"/>
          <w:sz w:val="28"/>
          <w:szCs w:val="28"/>
        </w:rPr>
      </w:pPr>
    </w:p>
    <w:p w14:paraId="31608FA6">
      <w:pPr>
        <w:spacing w:line="360" w:lineRule="auto"/>
        <w:jc w:val="left"/>
        <w:rPr>
          <w:rFonts w:ascii="宋体" w:hAnsi="宋体" w:cs="宋体"/>
          <w:b/>
          <w:bCs/>
          <w:kern w:val="0"/>
          <w:sz w:val="28"/>
          <w:szCs w:val="28"/>
        </w:rPr>
      </w:pPr>
    </w:p>
    <w:p w14:paraId="6073A520">
      <w:pPr>
        <w:spacing w:line="360" w:lineRule="auto"/>
        <w:jc w:val="left"/>
        <w:rPr>
          <w:rFonts w:ascii="宋体" w:hAnsi="宋体" w:cs="宋体"/>
          <w:b/>
          <w:bCs/>
          <w:kern w:val="0"/>
          <w:sz w:val="28"/>
          <w:szCs w:val="28"/>
        </w:rPr>
        <w:sectPr>
          <w:footerReference r:id="rId5" w:type="first"/>
          <w:footerReference r:id="rId4" w:type="default"/>
          <w:pgSz w:w="11906" w:h="16838"/>
          <w:pgMar w:top="1440" w:right="1800" w:bottom="1440" w:left="1800" w:header="851" w:footer="992" w:gutter="0"/>
          <w:pgNumType w:start="1"/>
          <w:cols w:space="720" w:num="1"/>
          <w:titlePg/>
          <w:docGrid w:type="lines" w:linePitch="312" w:charSpace="0"/>
        </w:sectPr>
      </w:pPr>
    </w:p>
    <w:p w14:paraId="4F92A3F3">
      <w:pPr>
        <w:spacing w:line="360" w:lineRule="auto"/>
        <w:ind w:left="720" w:hanging="720"/>
        <w:rPr>
          <w:rFonts w:ascii="宋体" w:hAnsi="宋体"/>
          <w:b/>
          <w:sz w:val="28"/>
          <w:szCs w:val="28"/>
        </w:rPr>
      </w:pPr>
      <w:r>
        <w:rPr>
          <w:rFonts w:hint="eastAsia" w:ascii="宋体" w:hAnsi="宋体"/>
          <w:b/>
          <w:sz w:val="28"/>
          <w:szCs w:val="28"/>
        </w:rPr>
        <w:t>1. 课题来源、目的、意义</w:t>
      </w:r>
    </w:p>
    <w:p w14:paraId="47A88DA0">
      <w:pPr>
        <w:spacing w:line="360" w:lineRule="auto"/>
        <w:ind w:left="720" w:hanging="720"/>
        <w:rPr>
          <w:rFonts w:ascii="宋体" w:hAnsi="宋体"/>
          <w:b/>
          <w:color w:val="000000" w:themeColor="text1"/>
          <w:sz w:val="24"/>
          <w:szCs w:val="24"/>
          <w14:textFill>
            <w14:solidFill>
              <w14:schemeClr w14:val="tx1"/>
            </w14:solidFill>
          </w14:textFill>
        </w:rPr>
      </w:pPr>
      <w:r>
        <w:rPr>
          <w:rFonts w:hint="eastAsia" w:ascii="宋体" w:hAnsi="宋体"/>
          <w:b/>
          <w:sz w:val="28"/>
          <w:szCs w:val="28"/>
        </w:rPr>
        <w:t>1.1 课题来源</w:t>
      </w:r>
    </w:p>
    <w:p w14:paraId="284DFFA1">
      <w:pPr>
        <w:spacing w:line="360" w:lineRule="auto"/>
        <w:ind w:firstLine="420"/>
        <w:rPr>
          <w:rFonts w:ascii="宋体" w:hAnsi="宋体"/>
          <w:sz w:val="24"/>
          <w:szCs w:val="24"/>
        </w:rPr>
      </w:pPr>
      <w:r>
        <w:rPr>
          <w:rFonts w:hint="eastAsia" w:ascii="宋体" w:hAnsi="宋体"/>
          <w:sz w:val="24"/>
          <w:szCs w:val="24"/>
        </w:rPr>
        <w:t>本课题来源于对分布式系统中数据可靠性和可用性需求的深入研究，并结合Sourav Das等人于2021年在ACM SIGSAC Conference上发表的论文《Asynchronous Data Dissemination and its Applications》</w:t>
      </w:r>
      <w:r>
        <w:rPr>
          <w:rFonts w:hint="eastAsia" w:ascii="宋体" w:hAnsi="宋体"/>
          <w:sz w:val="24"/>
          <w:szCs w:val="24"/>
          <w:vertAlign w:val="superscript"/>
        </w:rPr>
        <w:t>[1]</w:t>
      </w:r>
      <w:r>
        <w:rPr>
          <w:rFonts w:hint="eastAsia" w:ascii="宋体" w:hAnsi="宋体"/>
          <w:sz w:val="24"/>
          <w:szCs w:val="24"/>
        </w:rPr>
        <w:t>，该论文首次提出了异步数据分发（Asynchronous Data Dissemination, ADD）问题，并设计了一种信息理论安全的ADD协议，显著提升了异步可靠广播（asyn-chronous reliable broadcast,RBC）、可验证秘密共享（Asynchronous Verifiable</w:t>
      </w:r>
    </w:p>
    <w:p w14:paraId="5354886C">
      <w:pPr>
        <w:spacing w:line="360" w:lineRule="auto"/>
        <w:rPr>
          <w:rFonts w:ascii="宋体" w:hAnsi="宋体"/>
          <w:sz w:val="24"/>
          <w:szCs w:val="24"/>
        </w:rPr>
      </w:pPr>
      <w:r>
        <w:rPr>
          <w:rFonts w:hint="eastAsia" w:ascii="宋体" w:hAnsi="宋体"/>
          <w:sz w:val="24"/>
          <w:szCs w:val="24"/>
        </w:rPr>
        <w:t>Secret Sharing,AVSS）等分布式基础原语的通信效率。本课题旨在复现和优化该论文的核心思想，并在此基础上设计与实现一个高容错的分布式数据分发原型系统。</w:t>
      </w:r>
    </w:p>
    <w:p w14:paraId="6D027544">
      <w:pPr>
        <w:spacing w:line="360" w:lineRule="auto"/>
        <w:ind w:left="720" w:hanging="720"/>
        <w:rPr>
          <w:rFonts w:ascii="宋体" w:hAnsi="宋体"/>
          <w:b/>
          <w:sz w:val="24"/>
          <w:szCs w:val="24"/>
        </w:rPr>
      </w:pPr>
      <w:r>
        <w:rPr>
          <w:rFonts w:hint="eastAsia" w:ascii="宋体" w:hAnsi="宋体"/>
          <w:b/>
          <w:sz w:val="24"/>
          <w:szCs w:val="24"/>
        </w:rPr>
        <w:t>1.2 课题目的</w:t>
      </w:r>
    </w:p>
    <w:p w14:paraId="1259B056">
      <w:pPr>
        <w:spacing w:line="360" w:lineRule="auto"/>
        <w:ind w:firstLine="420"/>
        <w:rPr>
          <w:rFonts w:ascii="宋体" w:hAnsi="宋体"/>
          <w:sz w:val="24"/>
          <w:szCs w:val="24"/>
        </w:rPr>
      </w:pPr>
      <w:r>
        <w:rPr>
          <w:rFonts w:hint="eastAsia" w:ascii="宋体" w:hAnsi="宋体"/>
          <w:sz w:val="24"/>
          <w:szCs w:val="24"/>
        </w:rPr>
        <w:t>当前分布式系统面临着高并发、高可用、数据一致性等诸多挑战，而底层的安全高效数据分发机制是支撑这些系统稳定运行的关键。恶意节点、网络延迟和消息丢失等因素都可能导致数据分发失败，进而影响整个系统的可靠性。本课题的主要目的在于：</w:t>
      </w:r>
    </w:p>
    <w:p w14:paraId="15CE85AC">
      <w:pPr>
        <w:numPr>
          <w:ilvl w:val="0"/>
          <w:numId w:val="2"/>
        </w:numPr>
        <w:spacing w:line="360" w:lineRule="auto"/>
        <w:rPr>
          <w:rFonts w:ascii="宋体" w:hAnsi="宋体"/>
          <w:sz w:val="24"/>
          <w:szCs w:val="24"/>
        </w:rPr>
      </w:pPr>
      <w:r>
        <w:rPr>
          <w:rFonts w:hint="eastAsia" w:ascii="宋体" w:hAnsi="宋体"/>
          <w:sz w:val="24"/>
          <w:szCs w:val="24"/>
        </w:rPr>
        <w:t>深入理解并复现ADD协议：理解异步网络模型、拜占庭容错理论以及ADD协议在信息论安全下的工作原理，并复现其核心编解码和分发逻辑。</w:t>
      </w:r>
    </w:p>
    <w:p w14:paraId="2EEAD454">
      <w:pPr>
        <w:numPr>
          <w:ilvl w:val="0"/>
          <w:numId w:val="2"/>
        </w:numPr>
        <w:spacing w:line="360" w:lineRule="auto"/>
        <w:rPr>
          <w:rFonts w:ascii="宋体" w:hAnsi="宋体"/>
          <w:sz w:val="24"/>
          <w:szCs w:val="24"/>
        </w:rPr>
      </w:pPr>
      <w:r>
        <w:rPr>
          <w:rFonts w:hint="eastAsia" w:ascii="宋体" w:hAnsi="宋体"/>
          <w:sz w:val="24"/>
          <w:szCs w:val="24"/>
        </w:rPr>
        <w:t>构建高容错数据分发原型系统： 设计并实现一个原型系统，该系统能够在部分节点宕机或恶意行为（拜占庭错误）下，依然保证数据的一致性、可用性和机密性。</w:t>
      </w:r>
    </w:p>
    <w:p w14:paraId="01E060E1">
      <w:pPr>
        <w:numPr>
          <w:ilvl w:val="0"/>
          <w:numId w:val="2"/>
        </w:numPr>
        <w:spacing w:line="360" w:lineRule="auto"/>
        <w:rPr>
          <w:rFonts w:ascii="宋体" w:hAnsi="宋体"/>
          <w:sz w:val="24"/>
          <w:szCs w:val="24"/>
        </w:rPr>
      </w:pPr>
      <w:r>
        <w:rPr>
          <w:rFonts w:hint="eastAsia" w:ascii="宋体" w:hAnsi="宋体"/>
          <w:sz w:val="24"/>
          <w:szCs w:val="24"/>
        </w:rPr>
        <w:t>优化系统性能： 对关键数学运算和通信机制进行优化，提高系统的吞吐量，降低数据分发延迟，使其更适用于实际应用场景。</w:t>
      </w:r>
    </w:p>
    <w:p w14:paraId="17F13A5C">
      <w:pPr>
        <w:numPr>
          <w:ilvl w:val="0"/>
          <w:numId w:val="2"/>
        </w:numPr>
        <w:spacing w:line="360" w:lineRule="auto"/>
        <w:rPr>
          <w:rFonts w:ascii="宋体" w:hAnsi="宋体"/>
          <w:sz w:val="24"/>
          <w:szCs w:val="24"/>
        </w:rPr>
      </w:pPr>
      <w:r>
        <w:rPr>
          <w:rFonts w:hint="eastAsia" w:ascii="宋体" w:hAnsi="宋体"/>
          <w:sz w:val="24"/>
          <w:szCs w:val="24"/>
        </w:rPr>
        <w:t>探索应用潜力： 验证ADD协议在提升分布式存储、区块链、多方安全计算等领域数据分发效率方面的潜力，为构建更健壮、高效的分布式基础设施提供技术支撑。</w:t>
      </w:r>
    </w:p>
    <w:p w14:paraId="1C588BC1">
      <w:pPr>
        <w:spacing w:line="360" w:lineRule="auto"/>
        <w:ind w:left="720" w:hanging="720"/>
        <w:rPr>
          <w:rFonts w:ascii="宋体" w:hAnsi="宋体"/>
          <w:b/>
          <w:sz w:val="24"/>
          <w:szCs w:val="24"/>
        </w:rPr>
      </w:pPr>
      <w:r>
        <w:rPr>
          <w:rFonts w:hint="eastAsia" w:ascii="宋体" w:hAnsi="宋体"/>
          <w:b/>
          <w:sz w:val="24"/>
          <w:szCs w:val="24"/>
        </w:rPr>
        <w:t>1.3 课题意义</w:t>
      </w:r>
    </w:p>
    <w:p w14:paraId="0BF63BAA">
      <w:pPr>
        <w:spacing w:line="360" w:lineRule="auto"/>
        <w:ind w:firstLine="420"/>
        <w:rPr>
          <w:rFonts w:ascii="宋体" w:hAnsi="宋体"/>
          <w:sz w:val="24"/>
          <w:szCs w:val="24"/>
        </w:rPr>
      </w:pPr>
      <w:r>
        <w:rPr>
          <w:rFonts w:hint="eastAsia" w:ascii="宋体" w:hAnsi="宋体"/>
          <w:sz w:val="24"/>
          <w:szCs w:val="24"/>
        </w:rPr>
        <w:t>随着云计算、大数据、区块链等技术的飞速发展，分布式系统已成为现代信息技术基础设施的核心。数据在分布式系统中的高效、安全、可靠分发是保障系统整体性能和稳定性的基石。本课题的研究意义主要体现在：</w:t>
      </w:r>
    </w:p>
    <w:p w14:paraId="005BA65A">
      <w:pPr>
        <w:spacing w:line="360" w:lineRule="auto"/>
        <w:ind w:firstLine="420"/>
        <w:rPr>
          <w:rFonts w:ascii="宋体" w:hAnsi="宋体"/>
          <w:sz w:val="24"/>
          <w:szCs w:val="24"/>
        </w:rPr>
      </w:pPr>
      <w:r>
        <w:rPr>
          <w:rFonts w:hint="eastAsia" w:ascii="宋体" w:hAnsi="宋体"/>
          <w:sz w:val="24"/>
          <w:szCs w:val="24"/>
        </w:rPr>
        <w:t>理论意义： 本课题是对异步数据分发理论的实践和深化。通过复现和优化Das (2021) 论文</w:t>
      </w:r>
      <w:r>
        <w:rPr>
          <w:rFonts w:hint="eastAsia" w:ascii="宋体" w:hAnsi="宋体"/>
          <w:sz w:val="24"/>
          <w:szCs w:val="24"/>
          <w:vertAlign w:val="superscript"/>
        </w:rPr>
        <w:t>[1]</w:t>
      </w:r>
      <w:r>
        <w:rPr>
          <w:rFonts w:hint="eastAsia" w:ascii="宋体" w:hAnsi="宋体"/>
          <w:sz w:val="24"/>
          <w:szCs w:val="24"/>
        </w:rPr>
        <w:t>提出的ADD协议，将理论成果转化为实际可运行的系统，有助于验证和完善现有理论，并可能发现新的优化方向。特别是在异步拜占庭容错环境下，如何高效、安全地分发数据是一个长期挑战，本研究将为该领域提供有价值的实践经验。</w:t>
      </w:r>
    </w:p>
    <w:p w14:paraId="57098A02">
      <w:pPr>
        <w:spacing w:line="360" w:lineRule="auto"/>
        <w:ind w:firstLine="420"/>
        <w:jc w:val="left"/>
        <w:rPr>
          <w:rFonts w:ascii="宋体" w:hAnsi="宋体"/>
          <w:sz w:val="24"/>
          <w:szCs w:val="24"/>
        </w:rPr>
      </w:pPr>
      <w:r>
        <w:rPr>
          <w:rFonts w:hint="eastAsia" w:ascii="宋体" w:hAnsi="宋体"/>
          <w:sz w:val="24"/>
          <w:szCs w:val="24"/>
        </w:rPr>
        <w:t>实践意义： 本课题旨在设计并实现一个高容错的分布式数据分发原型系统。该系统不仅可以作为未来分布式存储、分布式数据库、区块链等应用场景的底层数据分发模块，还能为多方安全计算、联邦学习等需要高数据安全性和隐私保护的应用提供技术支持。例如，在区块链系统中，新区块的可靠广播直接影响交易确认速度和系统吞吐量</w:t>
      </w:r>
      <w:r>
        <w:rPr>
          <w:rFonts w:hint="eastAsia" w:ascii="宋体" w:hAnsi="宋体"/>
          <w:sz w:val="24"/>
          <w:szCs w:val="24"/>
          <w:vertAlign w:val="superscript"/>
        </w:rPr>
        <w:t>[2]</w:t>
      </w:r>
      <w:r>
        <w:rPr>
          <w:rFonts w:hint="eastAsia" w:ascii="宋体" w:hAnsi="宋体"/>
          <w:sz w:val="24"/>
          <w:szCs w:val="24"/>
        </w:rPr>
        <w:t>。本系统有望提供比现有方案更高效的数据分发能力。</w:t>
      </w:r>
    </w:p>
    <w:p w14:paraId="24005B3A">
      <w:pPr>
        <w:spacing w:line="360" w:lineRule="auto"/>
        <w:ind w:firstLine="420"/>
        <w:jc w:val="left"/>
        <w:rPr>
          <w:rFonts w:ascii="宋体" w:hAnsi="宋体" w:cs="宋体"/>
          <w:kern w:val="0"/>
          <w:sz w:val="24"/>
          <w:szCs w:val="24"/>
        </w:rPr>
      </w:pPr>
      <w:r>
        <w:rPr>
          <w:rFonts w:hint="eastAsia" w:ascii="宋体" w:hAnsi="宋体" w:cs="宋体"/>
          <w:kern w:val="0"/>
          <w:sz w:val="24"/>
          <w:szCs w:val="24"/>
        </w:rPr>
        <w:t>技术创新</w:t>
      </w:r>
      <w:r>
        <w:rPr>
          <w:rFonts w:hint="eastAsia" w:ascii="宋体" w:hAnsi="宋体" w:cs="宋体"/>
          <w:b/>
          <w:bCs/>
          <w:kern w:val="0"/>
          <w:sz w:val="24"/>
          <w:szCs w:val="24"/>
        </w:rPr>
        <w:t>：</w:t>
      </w:r>
      <w:r>
        <w:rPr>
          <w:rFonts w:hint="eastAsia" w:ascii="宋体" w:hAnsi="宋体" w:cs="宋体"/>
          <w:kern w:val="0"/>
          <w:sz w:val="24"/>
          <w:szCs w:val="24"/>
        </w:rPr>
        <w:t>结合秘密共享、纠删码和异步可靠广播等技术，本系统将探索如何在复杂异步网络环境下，平衡数据可靠性、通信效率和系统容错能力。通过优化数学运算和通信协议，将有助于突破当前分布式数据分发方案的性能瓶颈。</w:t>
      </w:r>
    </w:p>
    <w:p w14:paraId="3CB88288">
      <w:pPr>
        <w:spacing w:line="360" w:lineRule="auto"/>
        <w:ind w:left="720" w:hanging="720"/>
        <w:rPr>
          <w:rFonts w:ascii="宋体" w:hAnsi="宋体"/>
          <w:b/>
          <w:sz w:val="28"/>
          <w:szCs w:val="28"/>
        </w:rPr>
      </w:pPr>
      <w:r>
        <w:rPr>
          <w:rFonts w:hint="eastAsia" w:ascii="宋体" w:hAnsi="宋体"/>
          <w:b/>
          <w:sz w:val="28"/>
          <w:szCs w:val="28"/>
        </w:rPr>
        <w:t>2. 国内外研究现况及发展趋势</w:t>
      </w:r>
    </w:p>
    <w:p w14:paraId="0D7479AB">
      <w:pPr>
        <w:spacing w:line="360" w:lineRule="auto"/>
        <w:ind w:left="720" w:hanging="720"/>
        <w:rPr>
          <w:rFonts w:ascii="宋体" w:hAnsi="宋体"/>
          <w:b/>
          <w:sz w:val="28"/>
          <w:szCs w:val="28"/>
        </w:rPr>
      </w:pPr>
      <w:r>
        <w:rPr>
          <w:rFonts w:hint="eastAsia" w:ascii="宋体" w:hAnsi="宋体"/>
          <w:b/>
          <w:sz w:val="28"/>
          <w:szCs w:val="28"/>
        </w:rPr>
        <w:t>2.1 国内外研究现状</w:t>
      </w:r>
    </w:p>
    <w:p w14:paraId="486C5BEE">
      <w:pPr>
        <w:spacing w:line="360" w:lineRule="auto"/>
        <w:ind w:firstLine="420"/>
        <w:rPr>
          <w:rFonts w:ascii="宋体" w:hAnsi="宋体"/>
          <w:sz w:val="24"/>
          <w:szCs w:val="24"/>
        </w:rPr>
      </w:pPr>
      <w:r>
        <w:rPr>
          <w:rFonts w:hint="eastAsia" w:ascii="宋体" w:hAnsi="宋体"/>
          <w:sz w:val="24"/>
          <w:szCs w:val="24"/>
        </w:rPr>
        <w:t>分布式数据分发作为分布式系统的核心组件，在国内外一直受到广泛关注。早期的研究主要集中在点对点（P2P）文件共享系统，如BitTorrent</w:t>
      </w:r>
      <w:r>
        <w:rPr>
          <w:rFonts w:hint="eastAsia" w:ascii="宋体" w:hAnsi="宋体"/>
          <w:sz w:val="24"/>
          <w:szCs w:val="24"/>
          <w:vertAlign w:val="superscript"/>
        </w:rPr>
        <w:t>[3]</w:t>
      </w:r>
      <w:r>
        <w:rPr>
          <w:rFonts w:hint="eastAsia" w:ascii="宋体" w:hAnsi="宋体"/>
          <w:sz w:val="24"/>
          <w:szCs w:val="24"/>
        </w:rPr>
        <w:t>，通过分块传输和多源下载提高分发效率。然而，这些系统通常缺乏强一致性和拜占庭容错能力。</w:t>
      </w:r>
    </w:p>
    <w:p w14:paraId="000F85E4">
      <w:pPr>
        <w:spacing w:line="360" w:lineRule="auto"/>
        <w:ind w:firstLine="420"/>
        <w:rPr>
          <w:rFonts w:ascii="宋体" w:hAnsi="宋体"/>
          <w:sz w:val="24"/>
          <w:szCs w:val="24"/>
        </w:rPr>
      </w:pPr>
      <w:r>
        <w:rPr>
          <w:rFonts w:hint="eastAsia" w:ascii="宋体" w:hAnsi="宋体"/>
          <w:sz w:val="24"/>
          <w:szCs w:val="24"/>
        </w:rPr>
        <w:t>随着对数据一致性和容错性要求的提高，分布式共识协议，如Paxos</w:t>
      </w:r>
      <w:r>
        <w:rPr>
          <w:rFonts w:hint="eastAsia" w:ascii="宋体" w:hAnsi="宋体"/>
          <w:sz w:val="24"/>
          <w:szCs w:val="24"/>
          <w:vertAlign w:val="superscript"/>
        </w:rPr>
        <w:t>[4]</w:t>
      </w:r>
      <w:r>
        <w:rPr>
          <w:rFonts w:hint="eastAsia" w:ascii="宋体" w:hAnsi="宋体"/>
          <w:sz w:val="24"/>
          <w:szCs w:val="24"/>
        </w:rPr>
        <w:t>、</w:t>
      </w:r>
      <w:r>
        <w:rPr>
          <w:rFonts w:hint="eastAsia" w:ascii="宋体" w:hAnsi="宋体"/>
          <w:color w:val="000000" w:themeColor="text1"/>
          <w:sz w:val="24"/>
          <w:szCs w:val="24"/>
          <w14:textFill>
            <w14:solidFill>
              <w14:schemeClr w14:val="tx1"/>
            </w14:solidFill>
          </w14:textFill>
        </w:rPr>
        <w:t>Raft</w:t>
      </w:r>
      <w:r>
        <w:rPr>
          <w:rFonts w:hint="eastAsia" w:ascii="宋体" w:hAnsi="宋体"/>
          <w:color w:val="000000" w:themeColor="text1"/>
          <w:sz w:val="24"/>
          <w:szCs w:val="24"/>
          <w:vertAlign w:val="superscript"/>
          <w14:textFill>
            <w14:solidFill>
              <w14:schemeClr w14:val="tx1"/>
            </w14:solidFill>
          </w14:textFill>
        </w:rPr>
        <w:t>[5]</w:t>
      </w:r>
      <w:r>
        <w:rPr>
          <w:rFonts w:hint="eastAsia" w:ascii="宋体" w:hAnsi="宋体"/>
          <w:color w:val="000000" w:themeColor="text1"/>
          <w:sz w:val="24"/>
          <w:szCs w:val="24"/>
          <w14:textFill>
            <w14:solidFill>
              <w14:schemeClr w14:val="tx1"/>
            </w14:solidFill>
          </w14:textFill>
        </w:rPr>
        <w:t>等</w:t>
      </w:r>
      <w:r>
        <w:rPr>
          <w:rFonts w:hint="eastAsia" w:ascii="宋体" w:hAnsi="宋体"/>
          <w:sz w:val="24"/>
          <w:szCs w:val="24"/>
        </w:rPr>
        <w:t>，被广泛应用于解决分布式环境下的一致性问题。这些协议虽然能够保证数据一致性，但在异步网络和拜占庭故障存在的情况下，其通信开销通常较大，尤其是对于大消息的广播。</w:t>
      </w:r>
    </w:p>
    <w:p w14:paraId="6E9039CB">
      <w:pPr>
        <w:spacing w:line="360" w:lineRule="auto"/>
        <w:ind w:firstLine="420"/>
        <w:rPr>
          <w:rFonts w:ascii="宋体" w:hAnsi="宋体"/>
          <w:sz w:val="24"/>
          <w:szCs w:val="24"/>
        </w:rPr>
      </w:pPr>
      <w:r>
        <w:rPr>
          <w:rFonts w:hint="eastAsia" w:ascii="宋体" w:hAnsi="宋体"/>
          <w:sz w:val="24"/>
          <w:szCs w:val="24"/>
        </w:rPr>
        <w:t>可靠广播（Reliable Broadcast, RBC） 是分布式计算中的一个基础原语，旨在确保所有诚实节点接收到相同消息。Bracha于1987年首次提出了RBC协议</w:t>
      </w:r>
      <w:r>
        <w:rPr>
          <w:rFonts w:hint="eastAsia" w:ascii="宋体" w:hAnsi="宋体"/>
          <w:sz w:val="24"/>
          <w:szCs w:val="24"/>
          <w:vertAlign w:val="superscript"/>
        </w:rPr>
        <w:t>[6]</w:t>
      </w:r>
      <w:r>
        <w:rPr>
          <w:rFonts w:hint="eastAsia" w:ascii="宋体" w:hAnsi="宋体"/>
          <w:sz w:val="24"/>
          <w:szCs w:val="24"/>
        </w:rPr>
        <w:t>，其通信复杂度为</w:t>
      </w:r>
      <m:oMath>
        <m:r>
          <m:rPr>
            <m:sty m:val="p"/>
          </m:rPr>
          <w:rPr>
            <w:rFonts w:hint="eastAsia" w:ascii="Cambria Math" w:hAnsi="Cambria Math"/>
            <w:sz w:val="24"/>
            <w:szCs w:val="24"/>
          </w:rPr>
          <m:t>O(n²)</m:t>
        </m:r>
      </m:oMath>
      <w:r>
        <w:rPr>
          <w:rFonts w:hint="eastAsia" w:hAnsi="Cambria Math"/>
          <w:sz w:val="24"/>
          <w:szCs w:val="24"/>
        </w:rPr>
        <w:t>，其中n为节点总量</w:t>
      </w:r>
      <w:r>
        <w:rPr>
          <w:rFonts w:hint="eastAsia" w:ascii="宋体" w:hAnsi="宋体"/>
          <w:sz w:val="24"/>
          <w:szCs w:val="24"/>
        </w:rPr>
        <w:t>。对于长消息的RBC，朴素的方法会导致</w:t>
      </w:r>
      <m:oMath>
        <m:r>
          <m:rPr>
            <m:sty m:val="p"/>
          </m:rPr>
          <w:rPr>
            <w:rFonts w:hint="eastAsia" w:ascii="Cambria Math" w:hAnsi="Cambria Math"/>
            <w:sz w:val="24"/>
            <w:szCs w:val="24"/>
          </w:rPr>
          <m:t>O(n²∣M∣)</m:t>
        </m:r>
      </m:oMath>
      <w:r>
        <w:rPr>
          <w:rFonts w:hint="eastAsia" w:ascii="宋体" w:hAnsi="宋体"/>
          <w:sz w:val="24"/>
          <w:szCs w:val="24"/>
        </w:rPr>
        <w:t>的通信成本(其中</w:t>
      </w:r>
      <m:oMath>
        <m:r>
          <m:rPr>
            <m:sty m:val="p"/>
          </m:rPr>
          <w:rPr>
            <w:rFonts w:hint="eastAsia" w:ascii="Cambria Math" w:hAnsi="Cambria Math"/>
            <w:sz w:val="24"/>
            <w:szCs w:val="24"/>
          </w:rPr>
          <m:t>M</m:t>
        </m:r>
      </m:oMath>
      <w:r>
        <w:rPr>
          <w:rFonts w:hint="eastAsia" w:ascii="宋体" w:hAnsi="宋体"/>
          <w:sz w:val="24"/>
          <w:szCs w:val="24"/>
        </w:rPr>
        <w:t>为长消息的长度)。Cachin和Tessaro在2005年提出了异步可验证信息分散（AVID）协议</w:t>
      </w:r>
      <w:r>
        <w:rPr>
          <w:rFonts w:hint="eastAsia" w:ascii="宋体" w:hAnsi="宋体"/>
          <w:sz w:val="24"/>
          <w:szCs w:val="24"/>
          <w:vertAlign w:val="superscript"/>
        </w:rPr>
        <w:t>[7]</w:t>
      </w:r>
      <w:r>
        <w:rPr>
          <w:rFonts w:hint="eastAsia" w:ascii="宋体" w:hAnsi="宋体"/>
          <w:sz w:val="24"/>
          <w:szCs w:val="24"/>
        </w:rPr>
        <w:t>，通过纠删码和Merkle路径证明将长消息RBC的通信成本降低到</w:t>
      </w:r>
      <m:oMath>
        <m:r>
          <m:rPr>
            <m:sty m:val="p"/>
          </m:rPr>
          <w:rPr>
            <w:rFonts w:hint="eastAsia" w:ascii="Cambria Math" w:hAnsi="Cambria Math"/>
            <w:sz w:val="24"/>
            <w:szCs w:val="24"/>
          </w:rPr>
          <m:t>O(n∣M∣+kn²logn)</m:t>
        </m:r>
      </m:oMath>
      <w:r>
        <w:rPr>
          <w:rFonts w:hint="eastAsia" w:ascii="宋体" w:hAnsi="宋体"/>
          <w:sz w:val="24"/>
          <w:szCs w:val="24"/>
        </w:rPr>
        <w:t>，其中k是哈希函数输出的大小。然而，其</w:t>
      </w:r>
      <m:oMath>
        <m:r>
          <m:rPr>
            <m:sty m:val="p"/>
          </m:rPr>
          <w:rPr>
            <w:rFonts w:hint="eastAsia" w:ascii="Cambria Math" w:hAnsi="Cambria Math"/>
            <w:sz w:val="24"/>
            <w:szCs w:val="24"/>
          </w:rPr>
          <m:t>logn</m:t>
        </m:r>
      </m:oMath>
      <w:r>
        <w:rPr>
          <w:rFonts w:hint="eastAsia" w:ascii="宋体" w:hAnsi="宋体"/>
          <w:sz w:val="24"/>
          <w:szCs w:val="24"/>
        </w:rPr>
        <w:t>因子在节点数量较大时仍然带来显著开销。</w:t>
      </w:r>
    </w:p>
    <w:p w14:paraId="2E0602E8">
      <w:pPr>
        <w:spacing w:line="360" w:lineRule="auto"/>
        <w:ind w:firstLine="420"/>
        <w:rPr>
          <w:rFonts w:ascii="宋体" w:hAnsi="宋体"/>
          <w:sz w:val="24"/>
          <w:szCs w:val="24"/>
        </w:rPr>
      </w:pPr>
      <w:r>
        <w:rPr>
          <w:rFonts w:hint="eastAsia" w:ascii="宋体" w:hAnsi="宋体"/>
          <w:sz w:val="24"/>
          <w:szCs w:val="24"/>
        </w:rPr>
        <w:t>秘密共享（Secret Sharing, SS） 技术，如Shamir秘密共享</w:t>
      </w:r>
      <w:r>
        <w:rPr>
          <w:rFonts w:hint="eastAsia" w:ascii="宋体" w:hAnsi="宋体"/>
          <w:sz w:val="24"/>
          <w:szCs w:val="24"/>
          <w:vertAlign w:val="superscript"/>
        </w:rPr>
        <w:t>[8]</w:t>
      </w:r>
      <w:r>
        <w:rPr>
          <w:rFonts w:hint="eastAsia" w:ascii="宋体" w:hAnsi="宋体"/>
          <w:sz w:val="24"/>
          <w:szCs w:val="24"/>
        </w:rPr>
        <w:t>，可以将秘密分散到多个参与者中，只有达到一定阈值的参与者才能恢复秘密。为了确保秘密份额的正确性，可验证秘密共享（Verifiable Secret Sharing, VSS） 应运而生。Pedersen在1991年提出了信息理论安全的非交互式VSS协议</w:t>
      </w:r>
      <w:r>
        <w:rPr>
          <w:rFonts w:hint="eastAsia" w:ascii="宋体" w:hAnsi="宋体"/>
          <w:sz w:val="24"/>
          <w:szCs w:val="24"/>
          <w:vertAlign w:val="superscript"/>
        </w:rPr>
        <w:t>[9]</w:t>
      </w:r>
      <w:r>
        <w:rPr>
          <w:rFonts w:hint="eastAsia" w:ascii="宋体" w:hAnsi="宋体"/>
          <w:sz w:val="24"/>
          <w:szCs w:val="24"/>
        </w:rPr>
        <w:t>。在异步网络环境下，异步可验证秘密共享（Asynchronous Verifiable Secret Sharing, AVSS） 和异步完全秘密共享（Asynchronous Complete Secret Sharing, ACSS） 变得尤为重要。Cachin等人</w:t>
      </w:r>
      <w:r>
        <w:rPr>
          <w:rFonts w:hint="eastAsia" w:ascii="宋体" w:hAnsi="宋体"/>
          <w:sz w:val="24"/>
          <w:szCs w:val="24"/>
          <w:vertAlign w:val="superscript"/>
        </w:rPr>
        <w:t>[10]</w:t>
      </w:r>
      <w:r>
        <w:rPr>
          <w:rFonts w:hint="eastAsia" w:ascii="宋体" w:hAnsi="宋体"/>
          <w:sz w:val="24"/>
          <w:szCs w:val="24"/>
        </w:rPr>
        <w:t>在2002年提出了异步计算VSS方案，但通信成本较高。后续有工作通过引入可信设置或基于更强的密码学假设（如q-SDH）来降低AVSS的通信成本</w:t>
      </w:r>
      <w:r>
        <w:rPr>
          <w:rFonts w:hint="eastAsia" w:ascii="宋体" w:hAnsi="宋体"/>
          <w:sz w:val="24"/>
          <w:szCs w:val="24"/>
          <w:vertAlign w:val="superscript"/>
        </w:rPr>
        <w:t>[11]</w:t>
      </w:r>
      <w:r>
        <w:rPr>
          <w:rFonts w:hint="eastAsia" w:ascii="宋体" w:hAnsi="宋体"/>
          <w:sz w:val="24"/>
          <w:szCs w:val="24"/>
        </w:rPr>
        <w:t>。</w:t>
      </w:r>
    </w:p>
    <w:p w14:paraId="37AA3D72">
      <w:pPr>
        <w:spacing w:line="360" w:lineRule="auto"/>
        <w:ind w:firstLine="420"/>
        <w:rPr>
          <w:rFonts w:ascii="宋体" w:hAnsi="宋体"/>
          <w:sz w:val="24"/>
          <w:szCs w:val="24"/>
        </w:rPr>
      </w:pPr>
      <w:r>
        <w:rPr>
          <w:rFonts w:hint="eastAsia" w:ascii="宋体" w:hAnsi="宋体"/>
          <w:sz w:val="24"/>
          <w:szCs w:val="24"/>
        </w:rPr>
        <w:t>分布式密钥生成（Distributed Key Generation, DKG） 是多方安全计算和阈值密码学中的关键技术，旨在分布式生成密钥对，避免单点故障。Canetti和Rabin</w:t>
      </w:r>
      <w:r>
        <w:rPr>
          <w:rFonts w:hint="eastAsia" w:ascii="宋体" w:hAnsi="宋体"/>
          <w:sz w:val="24"/>
          <w:szCs w:val="24"/>
          <w:vertAlign w:val="superscript"/>
        </w:rPr>
        <w:t>[12]</w:t>
      </w:r>
      <w:r>
        <w:rPr>
          <w:rFonts w:hint="eastAsia" w:ascii="宋体" w:hAnsi="宋体"/>
          <w:sz w:val="24"/>
          <w:szCs w:val="24"/>
        </w:rPr>
        <w:t>的工作较早，但效率不高。Abraham等人</w:t>
      </w:r>
      <w:r>
        <w:rPr>
          <w:rFonts w:hint="eastAsia" w:ascii="宋体" w:hAnsi="宋体"/>
          <w:sz w:val="24"/>
          <w:szCs w:val="24"/>
          <w:vertAlign w:val="superscript"/>
        </w:rPr>
        <w:t>[2]</w:t>
      </w:r>
      <w:r>
        <w:rPr>
          <w:rFonts w:hint="eastAsia" w:ascii="宋体" w:hAnsi="宋体"/>
          <w:sz w:val="24"/>
          <w:szCs w:val="24"/>
        </w:rPr>
        <w:t>在2021年提出了一种ADKG协议，其通信成本为</w:t>
      </w:r>
      <m:oMath>
        <m:r>
          <m:rPr>
            <m:sty m:val="p"/>
          </m:rPr>
          <w:rPr>
            <w:rFonts w:hint="eastAsia" w:ascii="Cambria Math" w:hAnsi="Cambria Math"/>
            <w:sz w:val="24"/>
            <w:szCs w:val="24"/>
          </w:rPr>
          <m:t>O(kn³logn)</m:t>
        </m:r>
      </m:oMath>
      <w:r>
        <w:rPr>
          <w:rFonts w:hint="eastAsia" w:ascii="宋体" w:hAnsi="宋体"/>
          <w:sz w:val="24"/>
          <w:szCs w:val="24"/>
        </w:rPr>
        <w:t>，其中</w:t>
      </w:r>
      <m:oMath>
        <m:r>
          <m:rPr>
            <m:sty m:val="p"/>
          </m:rPr>
          <w:rPr>
            <w:rFonts w:hint="eastAsia" w:ascii="Cambria Math" w:hAnsi="Cambria Math"/>
            <w:sz w:val="24"/>
            <w:szCs w:val="24"/>
          </w:rPr>
          <m:t>logn</m:t>
        </m:r>
      </m:oMath>
      <w:r>
        <w:rPr>
          <w:rFonts w:hint="eastAsia" w:ascii="宋体" w:hAnsi="宋体"/>
          <w:sz w:val="24"/>
          <w:szCs w:val="24"/>
        </w:rPr>
        <w:t>因子同样由RBC协议引入。</w:t>
      </w:r>
    </w:p>
    <w:p w14:paraId="19041CFA">
      <w:pPr>
        <w:spacing w:line="360" w:lineRule="auto"/>
        <w:ind w:firstLine="420"/>
        <w:rPr>
          <w:rFonts w:ascii="宋体" w:hAnsi="宋体"/>
          <w:sz w:val="24"/>
          <w:szCs w:val="24"/>
        </w:rPr>
      </w:pPr>
      <w:r>
        <w:rPr>
          <w:rFonts w:hint="eastAsia" w:ascii="宋体" w:hAnsi="宋体"/>
          <w:sz w:val="24"/>
          <w:szCs w:val="24"/>
        </w:rPr>
        <w:t>Das (2021) 论文</w:t>
      </w:r>
      <w:r>
        <w:rPr>
          <w:rFonts w:hint="eastAsia" w:ascii="宋体" w:hAnsi="宋体"/>
          <w:sz w:val="24"/>
          <w:szCs w:val="24"/>
          <w:vertAlign w:val="superscript"/>
        </w:rPr>
        <w:t>[1]</w:t>
      </w:r>
      <w:r>
        <w:rPr>
          <w:rFonts w:hint="eastAsia" w:ascii="宋体" w:hAnsi="宋体"/>
          <w:sz w:val="24"/>
          <w:szCs w:val="24"/>
        </w:rPr>
        <w:t>通过引入异步数据分发（ADD） 问题，提供了一种信息理论安全且高效的解决方案，将长消息RBC的通信成本降低到</w:t>
      </w:r>
      <m:oMath>
        <m:r>
          <m:rPr>
            <m:sty m:val="p"/>
          </m:rPr>
          <w:rPr>
            <w:rFonts w:hint="eastAsia" w:ascii="Cambria Math" w:hAnsi="Cambria Math"/>
            <w:sz w:val="24"/>
            <w:szCs w:val="24"/>
          </w:rPr>
          <m:t>O(n∣M∣+κn²)</m:t>
        </m:r>
      </m:oMath>
      <w:r>
        <w:rPr>
          <w:rFonts w:hint="eastAsia" w:ascii="宋体" w:hAnsi="宋体"/>
          <w:sz w:val="24"/>
          <w:szCs w:val="24"/>
        </w:rPr>
        <w:t>，移除了</w:t>
      </w:r>
      <m:oMath>
        <m:r>
          <m:rPr>
            <m:sty m:val="p"/>
          </m:rPr>
          <w:rPr>
            <w:rFonts w:hint="eastAsia" w:ascii="Cambria Math" w:hAnsi="Cambria Math"/>
            <w:sz w:val="24"/>
            <w:szCs w:val="24"/>
          </w:rPr>
          <m:t>logn</m:t>
        </m:r>
      </m:oMath>
      <w:r>
        <w:rPr>
          <w:rFonts w:hint="eastAsia" w:ascii="宋体" w:hAnsi="宋体"/>
          <w:sz w:val="24"/>
          <w:szCs w:val="24"/>
        </w:rPr>
        <w:t>项。这一突破性工作为AVSS、ACSS和ADKG等上层协议带来了直接或间接的性能提升。例如，他们改进后的RBC直接将Abraham等人</w:t>
      </w:r>
      <w:r>
        <w:rPr>
          <w:rFonts w:hint="eastAsia" w:ascii="宋体" w:hAnsi="宋体"/>
          <w:sz w:val="24"/>
          <w:szCs w:val="24"/>
          <w:vertAlign w:val="superscript"/>
        </w:rPr>
        <w:t>[2]</w:t>
      </w:r>
      <w:r>
        <w:rPr>
          <w:rFonts w:hint="eastAsia" w:ascii="宋体" w:hAnsi="宋体"/>
          <w:sz w:val="24"/>
          <w:szCs w:val="24"/>
        </w:rPr>
        <w:t>的ADKG通信成本从</w:t>
      </w:r>
      <m:oMath>
        <m:r>
          <m:rPr>
            <m:sty m:val="p"/>
          </m:rPr>
          <w:rPr>
            <w:rFonts w:hint="eastAsia" w:ascii="Cambria Math" w:hAnsi="Cambria Math"/>
            <w:sz w:val="24"/>
            <w:szCs w:val="24"/>
          </w:rPr>
          <m:t>O(kn³logn)</m:t>
        </m:r>
      </m:oMath>
      <w:r>
        <w:rPr>
          <w:rFonts w:hint="eastAsia" w:ascii="宋体" w:hAnsi="宋体"/>
          <w:sz w:val="24"/>
          <w:szCs w:val="24"/>
        </w:rPr>
        <w:t>降至</w:t>
      </w:r>
      <m:oMath>
        <m:r>
          <m:rPr>
            <m:sty m:val="p"/>
          </m:rPr>
          <w:rPr>
            <w:rFonts w:hint="eastAsia" w:ascii="Cambria Math" w:hAnsi="Cambria Math"/>
            <w:sz w:val="24"/>
            <w:szCs w:val="24"/>
          </w:rPr>
          <m:t>O(kn³)</m:t>
        </m:r>
      </m:oMath>
      <w:r>
        <w:rPr>
          <w:rFonts w:hint="eastAsia" w:ascii="宋体" w:hAnsi="宋体"/>
          <w:sz w:val="24"/>
          <w:szCs w:val="24"/>
        </w:rPr>
        <w:t>。此外，该论文还提出了无需可信设置的AVSS方案，通信成本为</w:t>
      </w:r>
      <m:oMath>
        <m:r>
          <m:rPr>
            <m:sty m:val="p"/>
          </m:rPr>
          <w:rPr>
            <w:rFonts w:hint="eastAsia" w:ascii="Cambria Math" w:hAnsi="Cambria Math"/>
            <w:sz w:val="24"/>
            <w:szCs w:val="24"/>
          </w:rPr>
          <m:t>O(kn²)</m:t>
        </m:r>
      </m:oMath>
      <w:r>
        <w:rPr>
          <w:rFonts w:hint="eastAsia" w:ascii="宋体" w:hAnsi="宋体"/>
          <w:sz w:val="24"/>
          <w:szCs w:val="24"/>
        </w:rPr>
        <w:t>，优于现有大部分方案。</w:t>
      </w:r>
    </w:p>
    <w:p w14:paraId="4DD85F23">
      <w:pPr>
        <w:spacing w:line="360" w:lineRule="auto"/>
        <w:ind w:left="720" w:hanging="720"/>
        <w:rPr>
          <w:rFonts w:ascii="宋体" w:hAnsi="宋体"/>
          <w:b/>
          <w:sz w:val="28"/>
          <w:szCs w:val="28"/>
        </w:rPr>
      </w:pPr>
      <w:r>
        <w:rPr>
          <w:rFonts w:hint="eastAsia" w:ascii="宋体" w:hAnsi="宋体"/>
          <w:b/>
          <w:sz w:val="28"/>
          <w:szCs w:val="28"/>
        </w:rPr>
        <w:t>2.2 发展趋势</w:t>
      </w:r>
    </w:p>
    <w:p w14:paraId="00C6A406">
      <w:pPr>
        <w:spacing w:line="360" w:lineRule="auto"/>
        <w:ind w:firstLine="420"/>
        <w:rPr>
          <w:rFonts w:ascii="宋体" w:hAnsi="宋体"/>
          <w:sz w:val="24"/>
          <w:szCs w:val="24"/>
        </w:rPr>
      </w:pPr>
      <w:r>
        <w:rPr>
          <w:rFonts w:hint="eastAsia" w:ascii="宋体" w:hAnsi="宋体"/>
          <w:sz w:val="24"/>
          <w:szCs w:val="24"/>
        </w:rPr>
        <w:t>分布式数据分发领域未来的发展趋势主要包括：</w:t>
      </w:r>
    </w:p>
    <w:p w14:paraId="5F8F39A4">
      <w:pPr>
        <w:spacing w:line="360" w:lineRule="auto"/>
        <w:ind w:firstLine="420"/>
        <w:rPr>
          <w:rFonts w:ascii="宋体" w:hAnsi="宋体"/>
          <w:sz w:val="24"/>
          <w:szCs w:val="24"/>
        </w:rPr>
      </w:pPr>
      <w:r>
        <w:rPr>
          <w:rFonts w:hint="eastAsia" w:ascii="宋体" w:hAnsi="宋体"/>
          <w:sz w:val="24"/>
          <w:szCs w:val="24"/>
        </w:rPr>
        <w:t>更强的容错能力： 随着系统规模的扩大和复杂性的增加，拜占庭故障、网络分区等异常情况将更加普遍。未来的数据分发系统需要具备在更恶劣的条件下保持可用性和一致性的能力，例如支持动态变化的节点集和更灵活的故障模型</w:t>
      </w:r>
      <w:r>
        <w:rPr>
          <w:rFonts w:hint="eastAsia" w:ascii="宋体" w:hAnsi="宋体"/>
          <w:sz w:val="24"/>
          <w:szCs w:val="24"/>
          <w:vertAlign w:val="superscript"/>
        </w:rPr>
        <w:t>[13]</w:t>
      </w:r>
      <w:r>
        <w:rPr>
          <w:rFonts w:hint="eastAsia" w:ascii="宋体" w:hAnsi="宋体"/>
          <w:sz w:val="24"/>
          <w:szCs w:val="24"/>
        </w:rPr>
        <w:t>。</w:t>
      </w:r>
    </w:p>
    <w:p w14:paraId="14A34304">
      <w:pPr>
        <w:spacing w:line="360" w:lineRule="auto"/>
        <w:ind w:firstLine="420"/>
        <w:rPr>
          <w:rFonts w:ascii="宋体" w:hAnsi="宋体"/>
          <w:sz w:val="24"/>
          <w:szCs w:val="24"/>
        </w:rPr>
      </w:pPr>
      <w:r>
        <w:rPr>
          <w:rFonts w:hint="eastAsia" w:ascii="宋体" w:hAnsi="宋体"/>
          <w:sz w:val="24"/>
          <w:szCs w:val="24"/>
        </w:rPr>
        <w:t>更高的效率： 针对大数据、高并发场景，如何进一步降低通信开销和计算延迟是永恒的追求。纠删码、秘密共享和零知识证明等密码学技术将与分布式系统理论更紧密结合，以实现更高的效率和安全性</w:t>
      </w:r>
      <w:r>
        <w:rPr>
          <w:rFonts w:hint="eastAsia" w:ascii="宋体" w:hAnsi="宋体"/>
          <w:sz w:val="24"/>
          <w:szCs w:val="24"/>
          <w:vertAlign w:val="superscript"/>
        </w:rPr>
        <w:t>[1]</w:t>
      </w:r>
      <w:r>
        <w:rPr>
          <w:rFonts w:hint="eastAsia" w:ascii="宋体" w:hAnsi="宋体"/>
          <w:sz w:val="24"/>
          <w:szCs w:val="24"/>
        </w:rPr>
        <w:t>。此外，硬件加速（如FPGA、GPU）在密码学运算中的应用也将成为提升性能的重要方向</w:t>
      </w:r>
      <w:r>
        <w:rPr>
          <w:rFonts w:hint="eastAsia" w:ascii="宋体" w:hAnsi="宋体"/>
          <w:sz w:val="24"/>
          <w:szCs w:val="24"/>
          <w:vertAlign w:val="superscript"/>
        </w:rPr>
        <w:t>[14]</w:t>
      </w:r>
      <w:r>
        <w:rPr>
          <w:rFonts w:hint="eastAsia" w:ascii="宋体" w:hAnsi="宋体"/>
          <w:sz w:val="24"/>
          <w:szCs w:val="24"/>
        </w:rPr>
        <w:t>。</w:t>
      </w:r>
    </w:p>
    <w:p w14:paraId="564EA7C0">
      <w:pPr>
        <w:spacing w:line="360" w:lineRule="auto"/>
        <w:ind w:firstLine="420"/>
        <w:rPr>
          <w:rFonts w:ascii="宋体" w:hAnsi="宋体"/>
          <w:sz w:val="24"/>
          <w:szCs w:val="24"/>
        </w:rPr>
      </w:pPr>
      <w:r>
        <w:rPr>
          <w:rFonts w:hint="eastAsia" w:ascii="宋体" w:hAnsi="宋体"/>
          <w:sz w:val="24"/>
          <w:szCs w:val="24"/>
        </w:rPr>
        <w:t>更广泛的应用场景： 数据分发技术将渗透到更多领域，例如联邦学习中的模型参数分发</w:t>
      </w:r>
      <w:r>
        <w:rPr>
          <w:rFonts w:hint="eastAsia" w:ascii="宋体" w:hAnsi="宋体"/>
          <w:sz w:val="24"/>
          <w:szCs w:val="24"/>
          <w:vertAlign w:val="superscript"/>
        </w:rPr>
        <w:t>[15]</w:t>
      </w:r>
      <w:r>
        <w:rPr>
          <w:rFonts w:hint="eastAsia" w:ascii="宋体" w:hAnsi="宋体"/>
          <w:sz w:val="24"/>
          <w:szCs w:val="24"/>
        </w:rPr>
        <w:t>、边缘计算中的数据同步、数字货币和去中心化金融（DeFi）中的交易广播等。针对特定应用场景的需求，将出现定制化的数据分发协议。</w:t>
      </w:r>
    </w:p>
    <w:p w14:paraId="22864C8A">
      <w:pPr>
        <w:spacing w:line="360" w:lineRule="auto"/>
        <w:ind w:firstLine="420"/>
        <w:rPr>
          <w:rFonts w:ascii="宋体" w:hAnsi="宋体"/>
          <w:sz w:val="24"/>
          <w:szCs w:val="24"/>
        </w:rPr>
      </w:pPr>
      <w:r>
        <w:rPr>
          <w:rFonts w:hint="eastAsia" w:ascii="宋体" w:hAnsi="宋体"/>
          <w:sz w:val="24"/>
          <w:szCs w:val="24"/>
        </w:rPr>
        <w:t>形式化验证和安全性： 随着系统复杂度的提升，对数据分发协议进行形式化验证以确保其正确性和安全性变得越来越重要</w:t>
      </w:r>
      <w:r>
        <w:rPr>
          <w:rFonts w:hint="eastAsia" w:ascii="宋体" w:hAnsi="宋体"/>
          <w:sz w:val="24"/>
          <w:szCs w:val="24"/>
          <w:vertAlign w:val="superscript"/>
        </w:rPr>
        <w:t>[16]</w:t>
      </w:r>
      <w:r>
        <w:rPr>
          <w:rFonts w:hint="eastAsia" w:ascii="宋体" w:hAnsi="宋体"/>
          <w:sz w:val="24"/>
          <w:szCs w:val="24"/>
        </w:rPr>
        <w:t>。结合先进的密码学原语，如零知识证明、安全多方计算，实现数据隐私保护下的高效分发将是重要趋势</w:t>
      </w:r>
      <w:r>
        <w:rPr>
          <w:rFonts w:hint="eastAsia" w:ascii="宋体" w:hAnsi="宋体"/>
          <w:sz w:val="24"/>
          <w:szCs w:val="24"/>
          <w:vertAlign w:val="superscript"/>
        </w:rPr>
        <w:t>[17]</w:t>
      </w:r>
      <w:r>
        <w:rPr>
          <w:rFonts w:hint="eastAsia" w:ascii="宋体" w:hAnsi="宋体"/>
          <w:sz w:val="24"/>
          <w:szCs w:val="24"/>
        </w:rPr>
        <w:t>。</w:t>
      </w:r>
    </w:p>
    <w:p w14:paraId="1533112B">
      <w:pPr>
        <w:spacing w:line="360" w:lineRule="auto"/>
        <w:ind w:firstLine="420"/>
        <w:rPr>
          <w:rFonts w:ascii="宋体" w:hAnsi="宋体"/>
          <w:sz w:val="24"/>
          <w:szCs w:val="24"/>
        </w:rPr>
      </w:pPr>
      <w:r>
        <w:rPr>
          <w:rFonts w:hint="eastAsia" w:ascii="宋体" w:hAnsi="宋体"/>
          <w:sz w:val="24"/>
          <w:szCs w:val="24"/>
        </w:rPr>
        <w:t>软硬件协同优化： 针对分布式数据分发中的计算密集型任务（如编解码、密码学运算），结合特定硬件（如专用芯片、FPGA）进行协同优化，以达到更高的性能和更低的能耗将成为一个重要方向</w:t>
      </w:r>
      <w:r>
        <w:rPr>
          <w:rFonts w:hint="eastAsia" w:ascii="宋体" w:hAnsi="宋体"/>
          <w:sz w:val="24"/>
          <w:szCs w:val="24"/>
          <w:vertAlign w:val="superscript"/>
        </w:rPr>
        <w:t>[18]</w:t>
      </w:r>
      <w:r>
        <w:rPr>
          <w:rFonts w:hint="eastAsia" w:ascii="宋体" w:hAnsi="宋体"/>
          <w:sz w:val="24"/>
          <w:szCs w:val="24"/>
        </w:rPr>
        <w:t>。</w:t>
      </w:r>
    </w:p>
    <w:p w14:paraId="63265996">
      <w:pPr>
        <w:spacing w:line="360" w:lineRule="auto"/>
        <w:ind w:left="720" w:hanging="720"/>
        <w:rPr>
          <w:rFonts w:ascii="宋体" w:hAnsi="宋体"/>
          <w:b/>
          <w:sz w:val="28"/>
          <w:szCs w:val="28"/>
        </w:rPr>
      </w:pPr>
      <w:r>
        <w:rPr>
          <w:rFonts w:hint="eastAsia" w:ascii="宋体" w:hAnsi="宋体"/>
          <w:b/>
          <w:sz w:val="28"/>
          <w:szCs w:val="28"/>
        </w:rPr>
        <w:t>3. 预计达到的目标、关键理论和技术、主要研究内容、完成课题的方案及主要措施</w:t>
      </w:r>
    </w:p>
    <w:p w14:paraId="5147CDD2">
      <w:pPr>
        <w:spacing w:line="360" w:lineRule="auto"/>
        <w:ind w:left="720" w:hanging="720"/>
        <w:rPr>
          <w:rFonts w:ascii="宋体" w:hAnsi="宋体"/>
          <w:b/>
          <w:sz w:val="28"/>
          <w:szCs w:val="28"/>
        </w:rPr>
      </w:pPr>
      <w:r>
        <w:rPr>
          <w:rFonts w:hint="eastAsia" w:ascii="宋体" w:hAnsi="宋体"/>
          <w:b/>
          <w:sz w:val="28"/>
          <w:szCs w:val="28"/>
        </w:rPr>
        <w:t>3.1 预计达到的目标</w:t>
      </w:r>
    </w:p>
    <w:p w14:paraId="4AAFD492">
      <w:pPr>
        <w:spacing w:line="360" w:lineRule="auto"/>
        <w:ind w:firstLine="420"/>
        <w:rPr>
          <w:rFonts w:ascii="宋体" w:hAnsi="宋体"/>
          <w:sz w:val="24"/>
          <w:szCs w:val="24"/>
        </w:rPr>
      </w:pPr>
      <w:r>
        <w:rPr>
          <w:rFonts w:hint="eastAsia" w:ascii="宋体" w:hAnsi="宋体"/>
          <w:sz w:val="24"/>
          <w:szCs w:val="24"/>
        </w:rPr>
        <w:t>复现Das (2021) 论文</w:t>
      </w:r>
      <w:r>
        <w:rPr>
          <w:rFonts w:hint="eastAsia" w:ascii="宋体" w:hAnsi="宋体"/>
          <w:sz w:val="24"/>
          <w:szCs w:val="24"/>
          <w:vertAlign w:val="superscript"/>
        </w:rPr>
        <w:t>[1]</w:t>
      </w:r>
      <w:r>
        <w:rPr>
          <w:rFonts w:hint="eastAsia" w:ascii="宋体" w:hAnsi="宋体"/>
          <w:sz w:val="24"/>
          <w:szCs w:val="24"/>
        </w:rPr>
        <w:t>中提出的基于RBC的ADD协议的核心编解码、网络通信和共识/分发逻辑，并能在多节点（虚拟机或容器）环境下运行。设计并实现一个原型系统，该系统能够在至少n ≥ 3t+1个节点（其中t为恶意节点最大数量）的异步网络中，当有t+1个诚实节点持有原始消息M时，所有诚实节点最终都能输出M。 通过对数学运算和通信过程进行优化，实现比直接复现更低的通信开销和计算延迟，例如，对于RBC协议，通信成本达到或接近</w:t>
      </w:r>
      <m:oMath>
        <m:r>
          <m:rPr>
            <m:sty m:val="p"/>
          </m:rPr>
          <w:rPr>
            <w:rFonts w:hint="eastAsia" w:ascii="Cambria Math" w:hAnsi="Cambria Math"/>
            <w:sz w:val="24"/>
            <w:szCs w:val="24"/>
          </w:rPr>
          <m:t>O(n∣M∣+κn²)</m:t>
        </m:r>
      </m:oMath>
      <w:r>
        <w:rPr>
          <w:rFonts w:hint="eastAsia" w:ascii="宋体" w:hAnsi="宋体"/>
          <w:sz w:val="24"/>
          <w:szCs w:val="24"/>
        </w:rPr>
        <w:t>。 在测试环境中模拟节点掉线和数据篡改等场景，验证系统在拜占庭故障下的数据一致性和可用性。</w:t>
      </w:r>
    </w:p>
    <w:p w14:paraId="567AB25D">
      <w:pPr>
        <w:spacing w:line="360" w:lineRule="auto"/>
        <w:ind w:left="720" w:hanging="720"/>
        <w:rPr>
          <w:rFonts w:ascii="宋体" w:hAnsi="宋体"/>
          <w:bCs/>
          <w:sz w:val="24"/>
          <w:szCs w:val="24"/>
        </w:rPr>
      </w:pPr>
      <w:r>
        <w:rPr>
          <w:rFonts w:hint="eastAsia" w:ascii="宋体" w:hAnsi="宋体"/>
          <w:b/>
          <w:sz w:val="28"/>
          <w:szCs w:val="28"/>
        </w:rPr>
        <w:t>3.2 关键理论和技术</w:t>
      </w:r>
    </w:p>
    <w:p w14:paraId="3C198502">
      <w:pPr>
        <w:numPr>
          <w:ilvl w:val="0"/>
          <w:numId w:val="3"/>
        </w:numPr>
        <w:spacing w:line="360" w:lineRule="auto"/>
        <w:ind w:left="902" w:leftChars="200" w:hanging="482" w:hangingChars="200"/>
        <w:rPr>
          <w:rFonts w:ascii="宋体" w:hAnsi="宋体"/>
          <w:sz w:val="24"/>
          <w:szCs w:val="24"/>
        </w:rPr>
      </w:pPr>
      <w:r>
        <w:rPr>
          <w:rFonts w:hint="eastAsia" w:ascii="宋体" w:hAnsi="宋体"/>
          <w:b/>
          <w:bCs/>
          <w:sz w:val="24"/>
          <w:szCs w:val="24"/>
        </w:rPr>
        <w:t>拜占庭容错理论</w:t>
      </w:r>
      <w:r>
        <w:rPr>
          <w:rFonts w:hint="eastAsia" w:ascii="宋体" w:hAnsi="宋体"/>
          <w:sz w:val="24"/>
          <w:szCs w:val="24"/>
        </w:rPr>
        <w:t>：学习拜占庭故障（恶意节点可以任意偏离协议）理论是理解论文中算法论证的前置知识和论文算法的重要理论基础，也是设计容错数据分发协议的基础</w:t>
      </w:r>
      <w:r>
        <w:rPr>
          <w:rFonts w:hint="eastAsia" w:ascii="宋体" w:hAnsi="宋体"/>
          <w:sz w:val="24"/>
          <w:szCs w:val="24"/>
          <w:vertAlign w:val="superscript"/>
        </w:rPr>
        <w:t>[6]</w:t>
      </w:r>
      <w:r>
        <w:rPr>
          <w:rFonts w:hint="eastAsia" w:ascii="宋体" w:hAnsi="宋体"/>
          <w:sz w:val="24"/>
          <w:szCs w:val="24"/>
        </w:rPr>
        <w:t>。</w:t>
      </w:r>
    </w:p>
    <w:p w14:paraId="3A1074CB">
      <w:pPr>
        <w:numPr>
          <w:ilvl w:val="0"/>
          <w:numId w:val="3"/>
        </w:numPr>
        <w:spacing w:line="360" w:lineRule="auto"/>
        <w:ind w:left="902" w:leftChars="200" w:hanging="482" w:hangingChars="200"/>
        <w:rPr>
          <w:rFonts w:ascii="宋体" w:hAnsi="宋体"/>
          <w:sz w:val="24"/>
          <w:szCs w:val="24"/>
        </w:rPr>
      </w:pPr>
      <w:r>
        <w:rPr>
          <w:rFonts w:hint="eastAsia" w:ascii="宋体" w:hAnsi="宋体"/>
          <w:b/>
          <w:bCs/>
          <w:sz w:val="24"/>
          <w:szCs w:val="24"/>
        </w:rPr>
        <w:t>秘密共享（Secret Sharing, SS）</w:t>
      </w:r>
      <w:r>
        <w:rPr>
          <w:rFonts w:hint="eastAsia" w:ascii="宋体" w:hAnsi="宋体"/>
          <w:sz w:val="24"/>
          <w:szCs w:val="24"/>
        </w:rPr>
        <w:t>：掌握Shamir秘密共享等基本原理，实现数据分片和恢复。在保证信息论安全性的前提下，实现数据在恶意节点存在时的可恢复性</w:t>
      </w:r>
      <w:r>
        <w:rPr>
          <w:rFonts w:hint="eastAsia" w:ascii="宋体" w:hAnsi="宋体"/>
          <w:sz w:val="24"/>
          <w:szCs w:val="24"/>
          <w:vertAlign w:val="superscript"/>
        </w:rPr>
        <w:t>[8]</w:t>
      </w:r>
      <w:r>
        <w:rPr>
          <w:rFonts w:hint="eastAsia" w:ascii="宋体" w:hAnsi="宋体"/>
          <w:sz w:val="24"/>
          <w:szCs w:val="24"/>
        </w:rPr>
        <w:t>。</w:t>
      </w:r>
    </w:p>
    <w:p w14:paraId="245D6C22">
      <w:pPr>
        <w:numPr>
          <w:ilvl w:val="0"/>
          <w:numId w:val="3"/>
        </w:numPr>
        <w:spacing w:line="360" w:lineRule="auto"/>
        <w:ind w:left="902" w:leftChars="200" w:hanging="482" w:hangingChars="200"/>
        <w:rPr>
          <w:rFonts w:ascii="宋体" w:hAnsi="宋体"/>
          <w:sz w:val="24"/>
          <w:szCs w:val="24"/>
        </w:rPr>
      </w:pPr>
      <w:r>
        <w:rPr>
          <w:rFonts w:hint="eastAsia" w:ascii="宋体" w:hAnsi="宋体"/>
          <w:b/>
          <w:bCs/>
          <w:sz w:val="24"/>
          <w:szCs w:val="24"/>
        </w:rPr>
        <w:t>纠删码（Erasure Code）</w:t>
      </w:r>
      <w:r>
        <w:rPr>
          <w:rFonts w:hint="eastAsia" w:ascii="宋体" w:hAnsi="宋体"/>
          <w:sz w:val="24"/>
          <w:szCs w:val="24"/>
        </w:rPr>
        <w:t>：熟悉Reed-Solomon码等纠删码原理，用于将原始数据编码成冗余分片，只需收集一定数量分片就可以完成数据重组，以抵御部分分片丢失或损坏</w:t>
      </w:r>
      <w:r>
        <w:rPr>
          <w:rFonts w:hint="eastAsia" w:ascii="宋体" w:hAnsi="宋体"/>
          <w:sz w:val="24"/>
          <w:szCs w:val="24"/>
          <w:vertAlign w:val="superscript"/>
        </w:rPr>
        <w:t>[7]</w:t>
      </w:r>
      <w:r>
        <w:rPr>
          <w:rFonts w:hint="eastAsia" w:ascii="宋体" w:hAnsi="宋体"/>
          <w:sz w:val="24"/>
          <w:szCs w:val="24"/>
        </w:rPr>
        <w:t>。</w:t>
      </w:r>
    </w:p>
    <w:p w14:paraId="2F0A2CC5">
      <w:pPr>
        <w:numPr>
          <w:ilvl w:val="0"/>
          <w:numId w:val="3"/>
        </w:numPr>
        <w:spacing w:line="360" w:lineRule="auto"/>
        <w:ind w:left="902" w:leftChars="200" w:hanging="482" w:hangingChars="200"/>
        <w:rPr>
          <w:rFonts w:ascii="宋体" w:hAnsi="宋体"/>
          <w:sz w:val="24"/>
          <w:szCs w:val="24"/>
        </w:rPr>
      </w:pPr>
      <w:r>
        <w:rPr>
          <w:rFonts w:hint="eastAsia" w:ascii="宋体" w:hAnsi="宋体"/>
          <w:b/>
          <w:bCs/>
          <w:sz w:val="24"/>
          <w:szCs w:val="24"/>
        </w:rPr>
        <w:t>异步数据分发（ADD）协议</w:t>
      </w:r>
      <w:r>
        <w:rPr>
          <w:rFonts w:hint="eastAsia" w:ascii="宋体" w:hAnsi="宋体"/>
          <w:sz w:val="24"/>
          <w:szCs w:val="24"/>
        </w:rPr>
        <w:t>：核心是理解Das (2021) 论文</w:t>
      </w:r>
      <w:r>
        <w:rPr>
          <w:rFonts w:hint="eastAsia" w:ascii="宋体" w:hAnsi="宋体"/>
          <w:sz w:val="24"/>
          <w:szCs w:val="24"/>
          <w:vertAlign w:val="superscript"/>
        </w:rPr>
        <w:t>[1]</w:t>
      </w:r>
      <w:r>
        <w:rPr>
          <w:rFonts w:hint="eastAsia" w:ascii="宋体" w:hAnsi="宋体"/>
          <w:sz w:val="24"/>
          <w:szCs w:val="24"/>
        </w:rPr>
        <w:t>中提出的ADD协议的编码、分发和重建三个阶段，以及如何利用纠删码和在线纠错算法实现信息理论安全。</w:t>
      </w:r>
    </w:p>
    <w:p w14:paraId="346441EE">
      <w:pPr>
        <w:numPr>
          <w:ilvl w:val="0"/>
          <w:numId w:val="3"/>
        </w:numPr>
        <w:spacing w:line="360" w:lineRule="auto"/>
        <w:ind w:left="902" w:leftChars="200" w:hanging="482" w:hangingChars="200"/>
        <w:rPr>
          <w:rFonts w:ascii="宋体" w:hAnsi="宋体"/>
          <w:sz w:val="24"/>
          <w:szCs w:val="24"/>
        </w:rPr>
      </w:pPr>
      <w:r>
        <w:rPr>
          <w:rFonts w:hint="eastAsia" w:ascii="宋体" w:hAnsi="宋体"/>
          <w:b/>
          <w:bCs/>
          <w:sz w:val="24"/>
          <w:szCs w:val="24"/>
        </w:rPr>
        <w:t>异步可靠广播（RBC）协议</w:t>
      </w:r>
      <w:r>
        <w:rPr>
          <w:rFonts w:hint="eastAsia" w:ascii="宋体" w:hAnsi="宋体"/>
          <w:sz w:val="24"/>
          <w:szCs w:val="24"/>
        </w:rPr>
        <w:t>：理解Bracha RBC协议</w:t>
      </w:r>
      <w:r>
        <w:rPr>
          <w:rFonts w:hint="eastAsia" w:ascii="宋体" w:hAnsi="宋体"/>
          <w:sz w:val="24"/>
          <w:szCs w:val="24"/>
          <w:vertAlign w:val="superscript"/>
        </w:rPr>
        <w:t>[6]</w:t>
      </w:r>
      <w:r>
        <w:rPr>
          <w:rFonts w:hint="eastAsia" w:ascii="宋体" w:hAnsi="宋体"/>
          <w:sz w:val="24"/>
          <w:szCs w:val="24"/>
        </w:rPr>
        <w:t>的基本思想，以及Das (2021) 论文</w:t>
      </w:r>
      <w:r>
        <w:rPr>
          <w:rFonts w:hint="eastAsia" w:ascii="宋体" w:hAnsi="宋体"/>
          <w:sz w:val="24"/>
          <w:szCs w:val="24"/>
          <w:vertAlign w:val="superscript"/>
        </w:rPr>
        <w:t>[1]</w:t>
      </w:r>
      <w:r>
        <w:rPr>
          <w:rFonts w:hint="eastAsia" w:ascii="宋体" w:hAnsi="宋体"/>
          <w:sz w:val="24"/>
          <w:szCs w:val="24"/>
        </w:rPr>
        <w:t>如何通过ADD协议改进长消息RBC的通信效率，并掌握其一致性、有效性和全序性等性质。</w:t>
      </w:r>
    </w:p>
    <w:p w14:paraId="0542226E">
      <w:pPr>
        <w:numPr>
          <w:ilvl w:val="0"/>
          <w:numId w:val="3"/>
        </w:numPr>
        <w:spacing w:line="360" w:lineRule="auto"/>
        <w:ind w:left="902" w:leftChars="200" w:hanging="482" w:hangingChars="200"/>
        <w:rPr>
          <w:rFonts w:ascii="宋体" w:hAnsi="宋体"/>
          <w:sz w:val="24"/>
          <w:szCs w:val="24"/>
        </w:rPr>
      </w:pPr>
      <w:r>
        <w:rPr>
          <w:rFonts w:hint="eastAsia" w:ascii="宋体" w:hAnsi="宋体"/>
          <w:b/>
          <w:bCs/>
          <w:sz w:val="24"/>
          <w:szCs w:val="24"/>
        </w:rPr>
        <w:t>异步网络模型与分布式系统编程</w:t>
      </w:r>
      <w:r>
        <w:rPr>
          <w:rFonts w:hint="eastAsia" w:ascii="宋体" w:hAnsi="宋体"/>
          <w:sz w:val="24"/>
          <w:szCs w:val="24"/>
        </w:rPr>
        <w:t>：异步网络编程已经发展许久，拥有各种高级语言的优秀异步网络编程库可以学习与使用。需要熟练掌握异步网络模型的基本原理，并且熟练掌握Rust或Go语言的异步语法进行并发编程、网络通信和模块化设计。</w:t>
      </w:r>
    </w:p>
    <w:p w14:paraId="552F76B4">
      <w:pPr>
        <w:spacing w:line="360" w:lineRule="auto"/>
        <w:ind w:left="720" w:hanging="720"/>
        <w:rPr>
          <w:rFonts w:ascii="宋体" w:hAnsi="宋体"/>
          <w:b/>
          <w:sz w:val="28"/>
          <w:szCs w:val="28"/>
        </w:rPr>
      </w:pPr>
      <w:r>
        <w:rPr>
          <w:rFonts w:hint="eastAsia" w:ascii="宋体" w:hAnsi="宋体"/>
          <w:b/>
          <w:sz w:val="28"/>
          <w:szCs w:val="28"/>
        </w:rPr>
        <w:t>3.3 主要研究内容</w:t>
      </w:r>
    </w:p>
    <w:p w14:paraId="18E9BFB2">
      <w:pPr>
        <w:spacing w:line="360" w:lineRule="auto"/>
        <w:ind w:firstLine="420"/>
        <w:rPr>
          <w:rFonts w:ascii="宋体" w:hAnsi="宋体"/>
          <w:bCs/>
          <w:sz w:val="24"/>
          <w:szCs w:val="24"/>
        </w:rPr>
      </w:pPr>
      <w:r>
        <w:rPr>
          <w:rFonts w:hint="eastAsia" w:ascii="宋体" w:hAnsi="宋体"/>
          <w:bCs/>
          <w:sz w:val="24"/>
          <w:szCs w:val="24"/>
        </w:rPr>
        <w:t>本课题将围绕异步数据分发（ADD）及其在可靠广播（RBC）中的应用展开，旨在通过理论研究和原型系统实现，深入理解并优化分布式系统中的数据分发机制。具体研究内容如下：</w:t>
      </w:r>
    </w:p>
    <w:p w14:paraId="5A6BBD25">
      <w:pPr>
        <w:spacing w:line="360" w:lineRule="auto"/>
        <w:ind w:left="720" w:hanging="720"/>
        <w:rPr>
          <w:rFonts w:ascii="宋体" w:hAnsi="宋体"/>
          <w:b/>
          <w:bCs/>
          <w:sz w:val="28"/>
          <w:szCs w:val="28"/>
        </w:rPr>
      </w:pPr>
      <w:r>
        <w:rPr>
          <w:rFonts w:hint="eastAsia" w:ascii="宋体" w:hAnsi="宋体"/>
          <w:b/>
          <w:bCs/>
          <w:sz w:val="28"/>
          <w:szCs w:val="28"/>
        </w:rPr>
        <w:t>3.3.1 纠删码</w:t>
      </w:r>
    </w:p>
    <w:p w14:paraId="72441818">
      <w:pPr>
        <w:spacing w:line="360" w:lineRule="auto"/>
        <w:ind w:firstLine="420"/>
        <w:rPr>
          <w:rFonts w:ascii="宋体" w:hAnsi="宋体"/>
          <w:sz w:val="24"/>
          <w:szCs w:val="24"/>
        </w:rPr>
      </w:pPr>
      <w:r>
        <w:rPr>
          <w:rFonts w:hint="eastAsia" w:ascii="宋体" w:hAnsi="宋体"/>
          <w:sz w:val="24"/>
          <w:szCs w:val="24"/>
        </w:rPr>
        <w:t>纠删码是实现数据冗余和容错的关键技术，本研究将对其进行深入分析和实现：</w:t>
      </w:r>
    </w:p>
    <w:p w14:paraId="395D40E3">
      <w:pPr>
        <w:spacing w:line="360" w:lineRule="auto"/>
        <w:ind w:left="720" w:hanging="720"/>
        <w:rPr>
          <w:rFonts w:ascii="宋体" w:hAnsi="宋体"/>
          <w:b/>
          <w:sz w:val="24"/>
          <w:szCs w:val="24"/>
        </w:rPr>
      </w:pPr>
      <w:r>
        <w:rPr>
          <w:rFonts w:hint="eastAsia" w:ascii="宋体" w:hAnsi="宋体"/>
          <w:b/>
          <w:sz w:val="24"/>
          <w:szCs w:val="24"/>
        </w:rPr>
        <w:t>1.Reed-Solomon码原理</w:t>
      </w:r>
    </w:p>
    <w:p w14:paraId="498F1B28">
      <w:pPr>
        <w:spacing w:line="360" w:lineRule="auto"/>
        <w:ind w:firstLine="420"/>
        <w:rPr>
          <w:rFonts w:ascii="宋体" w:hAnsi="宋体"/>
          <w:sz w:val="24"/>
          <w:szCs w:val="24"/>
        </w:rPr>
      </w:pPr>
      <w:r>
        <w:rPr>
          <w:rFonts w:hint="eastAsia" w:ascii="宋体" w:hAnsi="宋体"/>
          <w:sz w:val="24"/>
          <w:szCs w:val="24"/>
        </w:rPr>
        <w:t xml:space="preserve">详细学习 Reed-Solomon (RS) 码的编码和解码原理 </w:t>
      </w:r>
      <w:r>
        <w:rPr>
          <w:rFonts w:hint="eastAsia" w:ascii="宋体" w:hAnsi="宋体"/>
          <w:sz w:val="24"/>
          <w:szCs w:val="24"/>
          <w:vertAlign w:val="superscript"/>
        </w:rPr>
        <w:t>[7, 20]</w:t>
      </w:r>
      <w:r>
        <w:rPr>
          <w:rFonts w:hint="eastAsia" w:ascii="宋体" w:hAnsi="宋体"/>
          <w:sz w:val="24"/>
          <w:szCs w:val="24"/>
        </w:rPr>
        <w:t>，包括有限域（Galois Field）上的多项式运算、生成多项式、校验多项式以及拉格朗日插值等数学基础。</w:t>
      </w:r>
    </w:p>
    <w:p w14:paraId="1211AD71">
      <w:pPr>
        <w:spacing w:line="360" w:lineRule="auto"/>
        <w:ind w:left="720" w:hanging="720"/>
        <w:rPr>
          <w:rFonts w:ascii="宋体" w:hAnsi="宋体"/>
          <w:b/>
          <w:sz w:val="24"/>
          <w:szCs w:val="24"/>
        </w:rPr>
      </w:pPr>
      <w:r>
        <w:rPr>
          <w:rFonts w:hint="eastAsia" w:ascii="宋体" w:hAnsi="宋体"/>
          <w:b/>
          <w:sz w:val="24"/>
          <w:szCs w:val="24"/>
        </w:rPr>
        <w:t>2.编码与解码算法</w:t>
      </w:r>
    </w:p>
    <w:p w14:paraId="4B378EB5">
      <w:pPr>
        <w:spacing w:line="360" w:lineRule="auto"/>
        <w:ind w:firstLine="420"/>
        <w:rPr>
          <w:rFonts w:ascii="宋体" w:hAnsi="宋体"/>
          <w:sz w:val="24"/>
          <w:szCs w:val="24"/>
        </w:rPr>
      </w:pPr>
      <w:r>
        <w:rPr>
          <w:rFonts w:hint="eastAsia" w:ascii="宋体" w:hAnsi="宋体"/>
          <w:sz w:val="24"/>
          <w:szCs w:val="24"/>
        </w:rPr>
        <w:t xml:space="preserve">掌握 RS 码的编码算法，并重点研究其解码算法，例如 Berlekamp-Massey 算法或 Gao 算法 </w:t>
      </w:r>
      <w:r>
        <w:rPr>
          <w:rFonts w:hint="eastAsia" w:ascii="宋体" w:hAnsi="宋体"/>
          <w:sz w:val="24"/>
          <w:szCs w:val="24"/>
          <w:vertAlign w:val="superscript"/>
        </w:rPr>
        <w:t>[21]</w:t>
      </w:r>
      <w:r>
        <w:rPr>
          <w:rFonts w:hint="eastAsia" w:ascii="宋体" w:hAnsi="宋体"/>
          <w:sz w:val="24"/>
          <w:szCs w:val="24"/>
        </w:rPr>
        <w:t>，理解其在错误检测和纠正方面的能力。</w:t>
      </w:r>
    </w:p>
    <w:p w14:paraId="2D6A9A9C">
      <w:pPr>
        <w:spacing w:line="360" w:lineRule="auto"/>
        <w:ind w:left="720" w:hanging="720"/>
        <w:rPr>
          <w:rFonts w:ascii="宋体" w:hAnsi="宋体"/>
          <w:b/>
          <w:sz w:val="24"/>
          <w:szCs w:val="24"/>
        </w:rPr>
      </w:pPr>
      <w:r>
        <w:rPr>
          <w:rFonts w:hint="eastAsia" w:ascii="宋体" w:hAnsi="宋体"/>
          <w:b/>
          <w:sz w:val="24"/>
          <w:szCs w:val="24"/>
        </w:rPr>
        <w:t>3.参数选择与性能分析</w:t>
      </w:r>
    </w:p>
    <w:p w14:paraId="6DBA18E1">
      <w:pPr>
        <w:spacing w:line="360" w:lineRule="auto"/>
        <w:ind w:firstLine="420"/>
        <w:rPr>
          <w:rFonts w:ascii="宋体" w:hAnsi="宋体"/>
          <w:sz w:val="24"/>
          <w:szCs w:val="24"/>
        </w:rPr>
      </w:pPr>
      <w:r>
        <w:rPr>
          <w:rFonts w:hint="eastAsia" w:ascii="宋体" w:hAnsi="宋体"/>
          <w:sz w:val="24"/>
          <w:szCs w:val="24"/>
        </w:rPr>
        <w:t xml:space="preserve">分析 RS 码中编码块数量n、原始数据块数量k和容错能力m（即 </w:t>
      </w:r>
      <m:oMath>
        <m:r>
          <m:rPr/>
          <w:rPr>
            <w:rFonts w:ascii="Cambria Math"/>
            <w:sz w:val="24"/>
            <w:szCs w:val="24"/>
          </w:rPr>
          <m:t>n−k</m:t>
        </m:r>
      </m:oMath>
      <w:r>
        <w:rPr>
          <w:rFonts w:hint="eastAsia" w:ascii="宋体" w:hAnsi="宋体"/>
          <w:sz w:val="24"/>
          <w:szCs w:val="24"/>
        </w:rPr>
        <w:t>）之间的关系，以及这些参数对存储开销、计算开销和容错性能的影响。</w:t>
      </w:r>
    </w:p>
    <w:p w14:paraId="17595126">
      <w:pPr>
        <w:spacing w:line="360" w:lineRule="auto"/>
        <w:ind w:left="720" w:hanging="720"/>
        <w:rPr>
          <w:rFonts w:ascii="宋体" w:hAnsi="宋体"/>
          <w:b/>
          <w:sz w:val="24"/>
          <w:szCs w:val="24"/>
        </w:rPr>
      </w:pPr>
      <w:r>
        <w:rPr>
          <w:rFonts w:hint="eastAsia" w:ascii="宋体" w:hAnsi="宋体"/>
          <w:b/>
          <w:sz w:val="24"/>
          <w:szCs w:val="24"/>
        </w:rPr>
        <w:t>4.与秘密共享的关联</w:t>
      </w:r>
    </w:p>
    <w:p w14:paraId="588AD760">
      <w:pPr>
        <w:spacing w:line="360" w:lineRule="auto"/>
        <w:ind w:firstLine="420"/>
        <w:rPr>
          <w:rFonts w:ascii="宋体" w:hAnsi="宋体"/>
          <w:sz w:val="24"/>
          <w:szCs w:val="24"/>
        </w:rPr>
      </w:pPr>
      <w:r>
        <w:rPr>
          <w:rFonts w:hint="eastAsia" w:ascii="宋体" w:hAnsi="宋体"/>
          <w:sz w:val="24"/>
          <w:szCs w:val="24"/>
        </w:rPr>
        <w:t xml:space="preserve">理解RS码与Shamir秘密共享 </w:t>
      </w:r>
      <w:r>
        <w:rPr>
          <w:rFonts w:hint="eastAsia" w:ascii="宋体" w:hAnsi="宋体"/>
          <w:sz w:val="24"/>
          <w:szCs w:val="24"/>
          <w:vertAlign w:val="superscript"/>
        </w:rPr>
        <w:t>[8]</w:t>
      </w:r>
      <w:r>
        <w:rPr>
          <w:rFonts w:hint="eastAsia" w:ascii="宋体" w:hAnsi="宋体"/>
          <w:sz w:val="24"/>
          <w:szCs w:val="24"/>
        </w:rPr>
        <w:t xml:space="preserve"> 在数学原理上的相似性，即两者都利用多项式插值。分析它们在解决数据冗余和信息保密性问题时的不同侧重。</w:t>
      </w:r>
    </w:p>
    <w:p w14:paraId="61755D08">
      <w:pPr>
        <w:spacing w:line="360" w:lineRule="auto"/>
        <w:ind w:left="720" w:hanging="720"/>
        <w:rPr>
          <w:rFonts w:ascii="宋体" w:hAnsi="宋体"/>
          <w:b/>
          <w:sz w:val="24"/>
          <w:szCs w:val="24"/>
        </w:rPr>
      </w:pPr>
      <w:r>
        <w:rPr>
          <w:rFonts w:hint="eastAsia" w:ascii="宋体" w:hAnsi="宋体"/>
          <w:b/>
          <w:sz w:val="24"/>
          <w:szCs w:val="24"/>
        </w:rPr>
        <w:t>5.高效实现</w:t>
      </w:r>
    </w:p>
    <w:p w14:paraId="6E7EEFF8">
      <w:pPr>
        <w:spacing w:line="360" w:lineRule="auto"/>
        <w:ind w:firstLine="420"/>
        <w:rPr>
          <w:rFonts w:ascii="宋体" w:hAnsi="宋体"/>
          <w:b/>
          <w:bCs/>
          <w:sz w:val="28"/>
          <w:szCs w:val="28"/>
        </w:rPr>
      </w:pPr>
      <w:r>
        <w:rPr>
          <w:rFonts w:hint="eastAsia" w:ascii="宋体" w:hAnsi="宋体"/>
          <w:sz w:val="24"/>
          <w:szCs w:val="24"/>
        </w:rPr>
        <w:t>探索如何在 Rust/Go 等语言中高效实现有限域算术和 RS 编解码，可能涉及利用已有的优化库。</w:t>
      </w:r>
    </w:p>
    <w:p w14:paraId="16C8E4CC">
      <w:pPr>
        <w:spacing w:line="360" w:lineRule="auto"/>
        <w:ind w:left="720" w:hanging="720"/>
        <w:rPr>
          <w:rFonts w:ascii="宋体" w:hAnsi="宋体"/>
          <w:b/>
          <w:bCs/>
          <w:sz w:val="28"/>
          <w:szCs w:val="28"/>
        </w:rPr>
      </w:pPr>
      <w:r>
        <w:rPr>
          <w:rFonts w:hint="eastAsia" w:ascii="宋体" w:hAnsi="宋体"/>
          <w:b/>
          <w:bCs/>
          <w:sz w:val="28"/>
          <w:szCs w:val="28"/>
        </w:rPr>
        <w:t>3.3.2 异步数据分发(ADD)算法</w:t>
      </w:r>
    </w:p>
    <w:p w14:paraId="33FE2892">
      <w:pPr>
        <w:spacing w:line="360" w:lineRule="auto"/>
        <w:ind w:firstLine="420"/>
        <w:rPr>
          <w:rFonts w:ascii="宋体" w:hAnsi="宋体"/>
          <w:sz w:val="24"/>
          <w:szCs w:val="24"/>
        </w:rPr>
      </w:pPr>
      <w:r>
        <w:rPr>
          <w:rFonts w:hint="eastAsia" w:ascii="宋体" w:hAnsi="宋体"/>
          <w:b/>
          <w:bCs/>
          <w:sz w:val="24"/>
          <w:szCs w:val="24"/>
        </w:rPr>
        <w:t>异步数据分发（ADD）</w:t>
      </w:r>
      <w:r>
        <w:rPr>
          <w:rFonts w:hint="eastAsia" w:ascii="宋体" w:hAnsi="宋体"/>
          <w:sz w:val="24"/>
          <w:szCs w:val="24"/>
        </w:rPr>
        <w:t xml:space="preserve">是本课题研究的核心算法与创新点之一，将根据 Das (2021) 论文 </w:t>
      </w:r>
      <w:r>
        <w:rPr>
          <w:rFonts w:hint="eastAsia" w:ascii="宋体" w:hAnsi="宋体"/>
          <w:sz w:val="24"/>
          <w:szCs w:val="24"/>
          <w:vertAlign w:val="superscript"/>
        </w:rPr>
        <w:t>[1]</w:t>
      </w:r>
      <w:r>
        <w:rPr>
          <w:rFonts w:hint="eastAsia" w:ascii="宋体" w:hAnsi="宋体"/>
          <w:sz w:val="24"/>
          <w:szCs w:val="24"/>
        </w:rPr>
        <w:t xml:space="preserve"> 深入研究：ADD问题定义：明确 ADD 问题在异步、拜占庭容错网络中的具体目标，即在t+1个诚实节点初始持有消息 M 的情况下，确保所有诚实节点最终输出 M。</w:t>
      </w:r>
    </w:p>
    <w:p w14:paraId="3867474D">
      <w:pPr>
        <w:spacing w:line="360" w:lineRule="auto"/>
        <w:ind w:firstLine="420"/>
        <w:rPr>
          <w:rFonts w:ascii="宋体" w:hAnsi="宋体"/>
          <w:sz w:val="24"/>
          <w:szCs w:val="24"/>
        </w:rPr>
      </w:pPr>
      <w:r>
        <w:rPr>
          <w:rFonts w:hint="eastAsia" w:ascii="宋体" w:hAnsi="宋体"/>
          <w:b/>
          <w:bCs/>
          <w:sz w:val="24"/>
          <w:szCs w:val="24"/>
        </w:rPr>
        <w:t>ADD协议三阶段</w:t>
      </w:r>
      <w:r>
        <w:rPr>
          <w:rFonts w:hint="eastAsia" w:ascii="宋体" w:hAnsi="宋体"/>
          <w:sz w:val="24"/>
          <w:szCs w:val="24"/>
        </w:rPr>
        <w:t xml:space="preserve">：深入分析 Das 论文 </w:t>
      </w:r>
      <w:r>
        <w:rPr>
          <w:rFonts w:hint="eastAsia" w:ascii="宋体" w:hAnsi="宋体"/>
          <w:sz w:val="24"/>
          <w:szCs w:val="24"/>
          <w:vertAlign w:val="superscript"/>
        </w:rPr>
        <w:t>[1]</w:t>
      </w:r>
      <w:r>
        <w:rPr>
          <w:rFonts w:hint="eastAsia" w:ascii="宋体" w:hAnsi="宋体"/>
          <w:sz w:val="24"/>
          <w:szCs w:val="24"/>
        </w:rPr>
        <w:t xml:space="preserve"> 中提出的 ADD 协议的编码（Encoding）、分发（Dispersal） 和重建（Reconstruction）三个阶段的详细机制。</w:t>
      </w:r>
    </w:p>
    <w:p w14:paraId="6D271BC7">
      <w:pPr>
        <w:numPr>
          <w:ilvl w:val="0"/>
          <w:numId w:val="3"/>
        </w:numPr>
        <w:spacing w:line="360" w:lineRule="auto"/>
        <w:rPr>
          <w:rFonts w:ascii="宋体" w:hAnsi="宋体"/>
          <w:sz w:val="24"/>
          <w:szCs w:val="24"/>
        </w:rPr>
      </w:pPr>
      <w:r>
        <w:rPr>
          <w:rFonts w:hint="eastAsia" w:ascii="宋体" w:hAnsi="宋体"/>
          <w:sz w:val="24"/>
          <w:szCs w:val="24"/>
        </w:rPr>
        <w:t>编码阶段：理解如何将原始消息 M 使用 (</w:t>
      </w:r>
      <m:oMath>
        <m:r>
          <m:rPr/>
          <w:rPr>
            <w:rFonts w:ascii="Cambria Math" w:hAnsi="Cambria Math"/>
            <w:sz w:val="24"/>
            <w:szCs w:val="24"/>
          </w:rPr>
          <m:t>n,t+1)</m:t>
        </m:r>
      </m:oMath>
      <w:r>
        <w:rPr>
          <w:rFonts w:hint="eastAsia" w:ascii="宋体" w:hAnsi="宋体"/>
          <w:sz w:val="24"/>
          <w:szCs w:val="24"/>
        </w:rPr>
        <w:t xml:space="preserve"> Reed-Solomon 码编码为n个符号，以及每个符号大小的计算方法。</w:t>
      </w:r>
    </w:p>
    <w:p w14:paraId="10619416">
      <w:pPr>
        <w:numPr>
          <w:ilvl w:val="0"/>
          <w:numId w:val="3"/>
        </w:numPr>
        <w:spacing w:line="360" w:lineRule="auto"/>
        <w:rPr>
          <w:rFonts w:ascii="宋体" w:hAnsi="宋体"/>
          <w:sz w:val="24"/>
          <w:szCs w:val="24"/>
        </w:rPr>
      </w:pPr>
      <w:r>
        <w:rPr>
          <w:rFonts w:hint="eastAsia" w:ascii="宋体" w:hAnsi="宋体"/>
          <w:sz w:val="24"/>
          <w:szCs w:val="24"/>
        </w:rPr>
        <w:t>分发阶段：分析节点如何将自身持有的符号分发给网络中的其他节点，以及接收节点如何通过收集足够多的匹配符号来确定其本地符号。</w:t>
      </w:r>
    </w:p>
    <w:p w14:paraId="0A7ACDF6">
      <w:pPr>
        <w:numPr>
          <w:ilvl w:val="0"/>
          <w:numId w:val="3"/>
        </w:numPr>
        <w:spacing w:line="360" w:lineRule="auto"/>
        <w:rPr>
          <w:rFonts w:ascii="宋体" w:hAnsi="宋体"/>
          <w:sz w:val="24"/>
          <w:szCs w:val="24"/>
        </w:rPr>
      </w:pPr>
      <w:r>
        <w:rPr>
          <w:rFonts w:hint="eastAsia" w:ascii="宋体" w:hAnsi="宋体"/>
          <w:sz w:val="24"/>
          <w:szCs w:val="24"/>
        </w:rPr>
        <w:t xml:space="preserve">重建阶段：重点研究在线错误修正（Online Error Correction, OEC）算法 </w:t>
      </w:r>
      <w:r>
        <w:rPr>
          <w:rFonts w:hint="eastAsia" w:ascii="宋体" w:hAnsi="宋体"/>
          <w:sz w:val="24"/>
          <w:szCs w:val="24"/>
          <w:vertAlign w:val="superscript"/>
        </w:rPr>
        <w:t>[1, 7]</w:t>
      </w:r>
      <w:r>
        <w:rPr>
          <w:rFonts w:hint="eastAsia" w:ascii="宋体" w:hAnsi="宋体"/>
          <w:sz w:val="24"/>
          <w:szCs w:val="24"/>
        </w:rPr>
        <w:t xml:space="preserve"> 的工作原理，包括其迭代尝试解码、逐步增加容错能力以及哈希验证的机制。理解 OEC 如何在不知道确切错误数量的情况下，通过本地计算和等待，从不完全可靠的符号集合中恢复原始消息。</w:t>
      </w:r>
    </w:p>
    <w:p w14:paraId="243C1229">
      <w:pPr>
        <w:spacing w:line="360" w:lineRule="auto"/>
        <w:ind w:firstLine="420"/>
        <w:rPr>
          <w:rFonts w:ascii="宋体" w:hAnsi="宋体"/>
          <w:sz w:val="24"/>
          <w:szCs w:val="24"/>
        </w:rPr>
      </w:pPr>
      <w:r>
        <w:rPr>
          <w:rFonts w:hint="eastAsia" w:ascii="宋体" w:hAnsi="宋体"/>
          <w:b/>
          <w:bCs/>
          <w:sz w:val="24"/>
          <w:szCs w:val="24"/>
        </w:rPr>
        <w:t>信息理论安全性分析</w:t>
      </w:r>
      <w:r>
        <w:rPr>
          <w:rFonts w:hint="eastAsia" w:ascii="宋体" w:hAnsi="宋体"/>
          <w:sz w:val="24"/>
          <w:szCs w:val="24"/>
        </w:rPr>
        <w:t>：学习 ADD 协议在t&lt;n/3条件下的信息理论安全性和正确性证明，即确保恶意节点无法阻止诚实节点输出正确消息或导致其输出错误消息。通信与计算复杂度分析：分析 ADD 协议的通信复杂度</w:t>
      </w:r>
      <m:oMath>
        <m:r>
          <m:rPr>
            <m:sty m:val="p"/>
          </m:rPr>
          <w:rPr>
            <w:rFonts w:hint="eastAsia" w:ascii="Cambria Math" w:hAnsi="Cambria Math"/>
            <w:sz w:val="24"/>
            <w:szCs w:val="24"/>
          </w:rPr>
          <m:t>O(n∣M∣+n</m:t>
        </m:r>
        <m:r>
          <m:rPr>
            <m:sty m:val="p"/>
          </m:rPr>
          <w:rPr>
            <w:rFonts w:hint="eastAsia" w:ascii="Cambria Math" w:hAnsi="Cambria Math"/>
            <w:sz w:val="24"/>
            <w:szCs w:val="24"/>
            <w:vertAlign w:val="superscript"/>
          </w:rPr>
          <m:t>2</m:t>
        </m:r>
        <m:r>
          <m:rPr>
            <m:sty m:val="p"/>
          </m:rPr>
          <w:rPr>
            <w:rFonts w:hint="eastAsia" w:ascii="Cambria Math" w:hAnsi="Cambria Math"/>
            <w:sz w:val="24"/>
            <w:szCs w:val="24"/>
          </w:rPr>
          <m:t>)</m:t>
        </m:r>
      </m:oMath>
      <w:r>
        <w:rPr>
          <w:rFonts w:hint="eastAsia" w:ascii="宋体" w:hAnsi="宋体"/>
          <w:sz w:val="24"/>
          <w:szCs w:val="24"/>
        </w:rPr>
        <w:t>和计算复杂度，理解其相较于传统方法的性能优势。</w:t>
      </w:r>
    </w:p>
    <w:p w14:paraId="2F9186C9">
      <w:pPr>
        <w:spacing w:line="360" w:lineRule="auto"/>
        <w:ind w:left="720" w:hanging="720"/>
        <w:rPr>
          <w:rFonts w:ascii="宋体" w:hAnsi="宋体"/>
          <w:b/>
          <w:bCs/>
          <w:sz w:val="28"/>
          <w:szCs w:val="28"/>
        </w:rPr>
      </w:pPr>
      <w:r>
        <w:rPr>
          <w:rFonts w:hint="eastAsia" w:ascii="宋体" w:hAnsi="宋体"/>
          <w:b/>
          <w:bCs/>
          <w:sz w:val="28"/>
          <w:szCs w:val="28"/>
        </w:rPr>
        <w:t>3.3.4 基于ADD算法的RBC协议</w:t>
      </w:r>
    </w:p>
    <w:p w14:paraId="7CECA954">
      <w:pPr>
        <w:spacing w:line="360" w:lineRule="auto"/>
        <w:ind w:firstLine="420"/>
        <w:rPr>
          <w:rFonts w:ascii="宋体" w:hAnsi="宋体"/>
          <w:sz w:val="24"/>
          <w:szCs w:val="24"/>
        </w:rPr>
      </w:pPr>
      <w:r>
        <w:rPr>
          <w:rFonts w:hint="eastAsia" w:ascii="宋体" w:hAnsi="宋体"/>
          <w:sz w:val="24"/>
          <w:szCs w:val="24"/>
        </w:rPr>
        <w:t>本研究将基于ADD算法，设计并实现改进的异步可靠广播（RBC）协议：</w:t>
      </w:r>
    </w:p>
    <w:p w14:paraId="1E28F354">
      <w:pPr>
        <w:numPr>
          <w:ilvl w:val="0"/>
          <w:numId w:val="3"/>
        </w:numPr>
        <w:spacing w:line="360" w:lineRule="auto"/>
        <w:rPr>
          <w:rFonts w:ascii="宋体" w:hAnsi="宋体"/>
          <w:sz w:val="24"/>
          <w:szCs w:val="24"/>
        </w:rPr>
      </w:pPr>
      <w:r>
        <w:rPr>
          <w:rFonts w:hint="eastAsia" w:ascii="宋体" w:hAnsi="宋体"/>
          <w:sz w:val="24"/>
          <w:szCs w:val="24"/>
        </w:rPr>
        <w:t>RBC协议需求：再次审视异步可靠广播协议的一致性（Agreement）、有效性（Validity）和全序性（Totality）</w:t>
      </w:r>
      <w:r>
        <w:rPr>
          <w:rFonts w:hint="eastAsia" w:ascii="宋体" w:hAnsi="宋体"/>
          <w:sz w:val="24"/>
          <w:szCs w:val="24"/>
          <w:vertAlign w:val="superscript"/>
        </w:rPr>
        <w:t>[6]</w:t>
      </w:r>
      <w:r>
        <w:rPr>
          <w:rFonts w:hint="eastAsia" w:ascii="宋体" w:hAnsi="宋体"/>
          <w:sz w:val="24"/>
          <w:szCs w:val="24"/>
        </w:rPr>
        <w:t>等关键性质。</w:t>
      </w:r>
    </w:p>
    <w:p w14:paraId="240BA214">
      <w:pPr>
        <w:numPr>
          <w:ilvl w:val="0"/>
          <w:numId w:val="3"/>
        </w:numPr>
        <w:spacing w:line="360" w:lineRule="auto"/>
        <w:rPr>
          <w:rFonts w:ascii="宋体" w:hAnsi="宋体"/>
          <w:sz w:val="24"/>
          <w:szCs w:val="24"/>
        </w:rPr>
      </w:pPr>
      <w:r>
        <w:rPr>
          <w:rFonts w:hint="eastAsia" w:ascii="宋体" w:hAnsi="宋体"/>
          <w:sz w:val="24"/>
          <w:szCs w:val="24"/>
        </w:rPr>
        <w:t>传统RBC协议分析：分析 Bracha 提出的经典 RBC 协议</w:t>
      </w:r>
      <w:r>
        <w:rPr>
          <w:rFonts w:hint="eastAsia" w:ascii="宋体" w:hAnsi="宋体"/>
          <w:sz w:val="24"/>
          <w:szCs w:val="24"/>
          <w:vertAlign w:val="superscript"/>
        </w:rPr>
        <w:t>[6]</w:t>
      </w:r>
      <w:r>
        <w:rPr>
          <w:rFonts w:hint="eastAsia" w:ascii="宋体" w:hAnsi="宋体"/>
          <w:sz w:val="24"/>
          <w:szCs w:val="24"/>
        </w:rPr>
        <w:t xml:space="preserve"> 的工作原理及其在处理长消息时的通信效率瓶颈（O(n²∣M∣)）。</w:t>
      </w:r>
    </w:p>
    <w:p w14:paraId="6D559475">
      <w:pPr>
        <w:numPr>
          <w:ilvl w:val="0"/>
          <w:numId w:val="3"/>
        </w:numPr>
        <w:spacing w:line="360" w:lineRule="auto"/>
        <w:rPr>
          <w:rFonts w:ascii="宋体" w:hAnsi="宋体"/>
          <w:sz w:val="24"/>
          <w:szCs w:val="24"/>
        </w:rPr>
      </w:pPr>
      <w:r>
        <w:rPr>
          <w:rFonts w:hint="eastAsia" w:ascii="宋体" w:hAnsi="宋体"/>
          <w:sz w:val="24"/>
          <w:szCs w:val="24"/>
        </w:rPr>
        <w:t>ADD-RBC协议设计：详细研究 Das 论文</w:t>
      </w:r>
      <w:r>
        <w:rPr>
          <w:rFonts w:hint="eastAsia" w:ascii="宋体" w:hAnsi="宋体"/>
          <w:sz w:val="24"/>
          <w:szCs w:val="24"/>
          <w:vertAlign w:val="superscript"/>
        </w:rPr>
        <w:t xml:space="preserve">[1] </w:t>
      </w:r>
      <w:r>
        <w:rPr>
          <w:rFonts w:hint="eastAsia" w:ascii="宋体" w:hAnsi="宋体"/>
          <w:sz w:val="24"/>
          <w:szCs w:val="24"/>
        </w:rPr>
        <w:t>中提出的基于 ADD 协议的改进 RBC 协议（算法3和算法4）。</w:t>
      </w:r>
    </w:p>
    <w:p w14:paraId="072D3961">
      <w:pPr>
        <w:spacing w:line="360" w:lineRule="auto"/>
        <w:ind w:firstLine="420"/>
        <w:rPr>
          <w:rFonts w:ascii="宋体" w:hAnsi="宋体"/>
          <w:sz w:val="24"/>
          <w:szCs w:val="24"/>
        </w:rPr>
      </w:pPr>
      <w:r>
        <w:rPr>
          <w:rFonts w:hint="eastAsia" w:ascii="宋体" w:hAnsi="宋体"/>
          <w:b/>
          <w:bCs/>
          <w:sz w:val="24"/>
          <w:szCs w:val="24"/>
        </w:rPr>
        <w:t>论文中对RBC协议改进的核心思想</w:t>
      </w:r>
      <w:r>
        <w:rPr>
          <w:rFonts w:hint="eastAsia" w:ascii="宋体" w:hAnsi="宋体"/>
          <w:sz w:val="24"/>
          <w:szCs w:val="24"/>
        </w:rPr>
        <w:t>：理解如何将 RBC 分为两个层次：首先对消息的哈希值 h 进行 Bracha 式的 RBC 确认以达成共识，然后根据哈希共识的结果启动 ADD 协议来分发原始消息 M。</w:t>
      </w:r>
    </w:p>
    <w:p w14:paraId="6CFEEEDD">
      <w:pPr>
        <w:spacing w:line="360" w:lineRule="auto"/>
        <w:ind w:firstLine="420"/>
        <w:rPr>
          <w:rFonts w:ascii="宋体" w:hAnsi="宋体"/>
          <w:sz w:val="24"/>
          <w:szCs w:val="24"/>
        </w:rPr>
      </w:pPr>
      <w:r>
        <w:rPr>
          <w:rFonts w:hint="eastAsia" w:ascii="宋体" w:hAnsi="宋体"/>
          <w:b/>
          <w:bCs/>
          <w:sz w:val="24"/>
          <w:szCs w:val="24"/>
        </w:rPr>
        <w:t>四轮RBC协议（算法4）</w:t>
      </w:r>
      <w:r>
        <w:rPr>
          <w:rFonts w:hint="eastAsia" w:ascii="宋体" w:hAnsi="宋体"/>
          <w:sz w:val="24"/>
          <w:szCs w:val="24"/>
        </w:rPr>
        <w:t>：重点分析Das论文</w:t>
      </w:r>
      <w:r>
        <w:rPr>
          <w:rFonts w:hint="eastAsia" w:ascii="宋体" w:hAnsi="宋体"/>
          <w:sz w:val="24"/>
          <w:szCs w:val="24"/>
          <w:vertAlign w:val="superscript"/>
        </w:rPr>
        <w:t>[1]</w:t>
      </w:r>
      <w:r>
        <w:rPr>
          <w:rFonts w:hint="eastAsia" w:ascii="宋体" w:hAnsi="宋体"/>
          <w:sz w:val="24"/>
          <w:szCs w:val="24"/>
        </w:rPr>
        <w:t>中算法4如何通过合并 PROPOSE、ECHO 和 READY 阶段的消息，并集成 ADD 协议的符号分发和OEC重建逻辑，从而在四轮通信中完成长消息的可靠广播。</w:t>
      </w:r>
    </w:p>
    <w:p w14:paraId="0B1E9012">
      <w:pPr>
        <w:spacing w:line="360" w:lineRule="auto"/>
        <w:ind w:left="720" w:hanging="720"/>
        <w:rPr>
          <w:rFonts w:ascii="宋体" w:hAnsi="宋体"/>
          <w:sz w:val="24"/>
          <w:szCs w:val="24"/>
        </w:rPr>
      </w:pPr>
      <w:r>
        <w:rPr>
          <w:rFonts w:hint="eastAsia" w:ascii="宋体" w:hAnsi="宋体"/>
          <w:b/>
          <w:sz w:val="28"/>
          <w:szCs w:val="28"/>
        </w:rPr>
        <w:t>3.4 完成课题的方案及主要措施</w:t>
      </w:r>
    </w:p>
    <w:p w14:paraId="2E89B8B7">
      <w:pPr>
        <w:spacing w:line="360" w:lineRule="auto"/>
        <w:ind w:left="720" w:hanging="720"/>
        <w:rPr>
          <w:rFonts w:ascii="宋体" w:hAnsi="宋体"/>
          <w:b/>
          <w:sz w:val="28"/>
          <w:szCs w:val="28"/>
        </w:rPr>
      </w:pPr>
      <w:r>
        <w:rPr>
          <w:rFonts w:hint="eastAsia" w:ascii="宋体" w:hAnsi="宋体"/>
          <w:b/>
          <w:sz w:val="28"/>
          <w:szCs w:val="28"/>
        </w:rPr>
        <w:t>3.4.1 系统框架设计</w:t>
      </w:r>
    </w:p>
    <w:p w14:paraId="74800477">
      <w:pPr>
        <w:widowControl/>
        <w:spacing w:line="360" w:lineRule="auto"/>
        <w:ind w:firstLine="420"/>
        <w:jc w:val="left"/>
        <w:rPr>
          <w:rFonts w:ascii="宋体" w:hAnsi="宋体"/>
          <w:bCs/>
          <w:sz w:val="24"/>
          <w:szCs w:val="24"/>
        </w:rPr>
      </w:pPr>
      <w:r>
        <w:rPr>
          <w:rFonts w:hint="eastAsia" w:ascii="宋体" w:hAnsi="宋体" w:cs="宋体"/>
          <w:color w:val="000000"/>
          <w:kern w:val="0"/>
          <w:sz w:val="24"/>
          <w:szCs w:val="24"/>
          <w:lang w:bidi="ar"/>
        </w:rPr>
        <w:t>课题拟开发的系统主要包括以下几个核心模块和一个用户界面，其中核心模块分别有</w:t>
      </w:r>
      <w:r>
        <w:rPr>
          <w:rFonts w:hint="eastAsia" w:ascii="宋体" w:hAnsi="宋体"/>
          <w:bCs/>
          <w:sz w:val="24"/>
          <w:szCs w:val="24"/>
        </w:rPr>
        <w:t>数据编解码模块,网络通信模块和共识/分发逻辑模块。如图1所示的系统的框架包含如下三个模块。</w:t>
      </w:r>
    </w:p>
    <w:p w14:paraId="6E384E13">
      <w:pPr>
        <w:spacing w:line="360" w:lineRule="auto"/>
        <w:ind w:left="720" w:hanging="720"/>
        <w:rPr>
          <w:rFonts w:ascii="宋体" w:hAnsi="宋体"/>
          <w:b/>
          <w:sz w:val="24"/>
          <w:szCs w:val="24"/>
        </w:rPr>
      </w:pPr>
      <w:r>
        <w:rPr>
          <w:rFonts w:hint="eastAsia" w:ascii="宋体" w:hAnsi="宋体"/>
          <w:b/>
          <w:sz w:val="24"/>
          <w:szCs w:val="24"/>
        </w:rPr>
        <w:t>1.数据编解码模块</w:t>
      </w:r>
    </w:p>
    <w:p w14:paraId="0118310F">
      <w:pPr>
        <w:spacing w:line="360" w:lineRule="auto"/>
        <w:ind w:firstLine="420"/>
        <w:rPr>
          <w:rFonts w:ascii="宋体" w:hAnsi="宋体"/>
          <w:sz w:val="24"/>
          <w:szCs w:val="24"/>
        </w:rPr>
      </w:pPr>
      <w:r>
        <w:rPr>
          <w:rFonts w:hint="eastAsia" w:ascii="宋体" w:hAnsi="宋体"/>
          <w:sz w:val="24"/>
          <w:szCs w:val="24"/>
        </w:rPr>
        <w:t>此模块基于Shamir秘密共享或纠删码，实现将原始数据切片并生成冗余份额的功能，以及从足够数量的份额中重构原始数据的功能。此模块包括大量的有限域上的计算，将此功能独立为一个模块可以方便后续进行优化。</w:t>
      </w:r>
    </w:p>
    <w:p w14:paraId="181EAD32">
      <w:pPr>
        <w:spacing w:line="360" w:lineRule="auto"/>
        <w:ind w:firstLine="420"/>
        <w:rPr>
          <w:rFonts w:ascii="宋体" w:hAnsi="宋体"/>
          <w:sz w:val="24"/>
          <w:szCs w:val="24"/>
        </w:rPr>
      </w:pPr>
      <w:r>
        <w:rPr>
          <w:rFonts w:hint="eastAsia" w:ascii="宋体" w:hAnsi="宋体"/>
          <w:sz w:val="24"/>
          <w:szCs w:val="24"/>
        </w:rPr>
        <w:t>可以使用rust的</w:t>
      </w:r>
      <w:r>
        <w:rPr>
          <w:rFonts w:hint="eastAsia" w:ascii="宋体" w:hAnsi="宋体"/>
          <w:b/>
          <w:bCs/>
          <w:sz w:val="24"/>
          <w:szCs w:val="24"/>
        </w:rPr>
        <w:t>reed-solomon-erasure</w:t>
      </w:r>
      <w:r>
        <w:rPr>
          <w:rFonts w:hint="eastAsia" w:ascii="宋体" w:hAnsi="宋体"/>
          <w:sz w:val="24"/>
          <w:szCs w:val="24"/>
        </w:rPr>
        <w:t>等高效纠删码库进行设计。</w:t>
      </w:r>
    </w:p>
    <w:p w14:paraId="6BE7191A">
      <w:pPr>
        <w:spacing w:line="360" w:lineRule="auto"/>
        <w:ind w:left="720" w:hanging="720"/>
        <w:rPr>
          <w:rFonts w:ascii="宋体" w:hAnsi="宋体"/>
          <w:b/>
          <w:sz w:val="24"/>
          <w:szCs w:val="24"/>
        </w:rPr>
      </w:pPr>
      <w:r>
        <w:rPr>
          <w:rFonts w:hint="eastAsia" w:ascii="宋体" w:hAnsi="宋体"/>
          <w:b/>
          <w:sz w:val="24"/>
          <w:szCs w:val="24"/>
        </w:rPr>
        <w:t>2.网络通信模块</w:t>
      </w:r>
    </w:p>
    <w:p w14:paraId="1BBAD9CB">
      <w:pPr>
        <w:spacing w:line="360" w:lineRule="auto"/>
        <w:ind w:firstLine="420"/>
        <w:rPr>
          <w:rFonts w:ascii="宋体" w:hAnsi="宋体"/>
          <w:bCs/>
          <w:sz w:val="24"/>
          <w:szCs w:val="24"/>
        </w:rPr>
      </w:pPr>
      <w:r>
        <w:rPr>
          <w:rFonts w:hint="eastAsia" w:ascii="宋体" w:hAnsi="宋体"/>
          <w:bCs/>
          <w:sz w:val="24"/>
          <w:szCs w:val="24"/>
        </w:rPr>
        <w:t>此模块主要作用是提供高速而可靠的</w:t>
      </w:r>
      <w:r>
        <w:rPr>
          <w:rFonts w:hint="eastAsia" w:ascii="宋体" w:hAnsi="宋体"/>
          <w:sz w:val="24"/>
          <w:szCs w:val="24"/>
        </w:rPr>
        <w:t>异步点对点（P2P）消息传递，主要围绕以下几个方面设计:</w:t>
      </w:r>
    </w:p>
    <w:p w14:paraId="6A420CA5">
      <w:pPr>
        <w:numPr>
          <w:ilvl w:val="0"/>
          <w:numId w:val="4"/>
        </w:numPr>
        <w:spacing w:line="360" w:lineRule="auto"/>
        <w:ind w:left="900" w:leftChars="200" w:hanging="480" w:hangingChars="200"/>
        <w:rPr>
          <w:rFonts w:ascii="宋体" w:hAnsi="宋体"/>
          <w:sz w:val="24"/>
          <w:szCs w:val="24"/>
        </w:rPr>
      </w:pPr>
      <w:r>
        <w:rPr>
          <w:rFonts w:hint="eastAsia" w:ascii="宋体" w:hAnsi="宋体"/>
          <w:sz w:val="24"/>
          <w:szCs w:val="24"/>
        </w:rPr>
        <w:t>异步消息传递： 实现一个高效的异步点对点（P2P）消息传递机制，支持消息的发送、接收和处理。这里可以使用rust的</w:t>
      </w:r>
      <w:r>
        <w:rPr>
          <w:rFonts w:hint="eastAsia" w:ascii="宋体" w:hAnsi="宋体"/>
          <w:b/>
          <w:bCs/>
          <w:sz w:val="24"/>
          <w:szCs w:val="24"/>
        </w:rPr>
        <w:t>tokio</w:t>
      </w:r>
      <w:r>
        <w:rPr>
          <w:rFonts w:hint="eastAsia" w:ascii="宋体" w:hAnsi="宋体"/>
          <w:sz w:val="24"/>
          <w:szCs w:val="24"/>
        </w:rPr>
        <w:t>库来实现。</w:t>
      </w:r>
    </w:p>
    <w:p w14:paraId="02EC1639">
      <w:pPr>
        <w:numPr>
          <w:ilvl w:val="0"/>
          <w:numId w:val="4"/>
        </w:numPr>
        <w:spacing w:line="360" w:lineRule="auto"/>
        <w:ind w:left="900" w:leftChars="200" w:hanging="480" w:hangingChars="200"/>
        <w:rPr>
          <w:rFonts w:ascii="宋体" w:hAnsi="宋体"/>
          <w:sz w:val="24"/>
          <w:szCs w:val="24"/>
        </w:rPr>
      </w:pPr>
      <w:r>
        <w:rPr>
          <w:rFonts w:hint="eastAsia" w:ascii="宋体" w:hAnsi="宋体"/>
          <w:sz w:val="24"/>
          <w:szCs w:val="24"/>
        </w:rPr>
        <w:t>可靠与认证通道： 确保诚实节点之间通过可靠且经过认证的p2p网络通道进行通信，防止消息被篡改或伪造。这里可以使用</w:t>
      </w:r>
      <w:r>
        <w:rPr>
          <w:rFonts w:hint="eastAsia" w:ascii="宋体" w:hAnsi="宋体"/>
          <w:b/>
          <w:bCs/>
          <w:sz w:val="24"/>
          <w:szCs w:val="24"/>
        </w:rPr>
        <w:t>rust-libp2p</w:t>
      </w:r>
      <w:r>
        <w:rPr>
          <w:rFonts w:hint="eastAsia" w:ascii="宋体" w:hAnsi="宋体"/>
          <w:sz w:val="24"/>
          <w:szCs w:val="24"/>
        </w:rPr>
        <w:t>库。</w:t>
      </w:r>
    </w:p>
    <w:p w14:paraId="361D3AFC">
      <w:pPr>
        <w:numPr>
          <w:ilvl w:val="0"/>
          <w:numId w:val="4"/>
        </w:numPr>
        <w:spacing w:line="360" w:lineRule="auto"/>
        <w:ind w:left="900" w:leftChars="200" w:hanging="480" w:hangingChars="200"/>
        <w:rPr>
          <w:rFonts w:ascii="宋体" w:hAnsi="宋体"/>
          <w:sz w:val="24"/>
          <w:szCs w:val="24"/>
        </w:rPr>
      </w:pPr>
      <w:ins w:id="0" w:author="南巷初晴ツ" w:date="2026-03-13T12:02:47Z">
        <w:r>
          <w:rPr>
            <w:sz w:val="24"/>
          </w:rPr>
          <mc:AlternateContent>
            <mc:Choice Requires="wps">
              <w:drawing>
                <wp:anchor distT="0" distB="0" distL="114300" distR="114300" simplePos="0" relativeHeight="251660288" behindDoc="0" locked="0" layoutInCell="1" allowOverlap="1">
                  <wp:simplePos x="0" y="0"/>
                  <wp:positionH relativeFrom="column">
                    <wp:posOffset>5338445</wp:posOffset>
                  </wp:positionH>
                  <wp:positionV relativeFrom="paragraph">
                    <wp:posOffset>-6350</wp:posOffset>
                  </wp:positionV>
                  <wp:extent cx="144780" cy="3718560"/>
                  <wp:effectExtent l="12700" t="12700" r="25400" b="17780"/>
                  <wp:wrapNone/>
                  <wp:docPr id="2" name="矩形 2"/>
                  <wp:cNvGraphicFramePr/>
                  <a:graphic xmlns:a="http://schemas.openxmlformats.org/drawingml/2006/main">
                    <a:graphicData uri="http://schemas.microsoft.com/office/word/2010/wordprocessingShape">
                      <wps:wsp>
                        <wps:cNvSpPr/>
                        <wps:spPr>
                          <a:xfrm>
                            <a:off x="6481445" y="1016635"/>
                            <a:ext cx="144780" cy="371856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20.35pt;margin-top:-0.5pt;height:292.8pt;width:11.4pt;z-index:251660288;v-text-anchor:middle;mso-width-relative:page;mso-height-relative:page;" fillcolor="#FFFFFF [3212]" filled="t" stroked="t" coordsize="21600,21600" o:gfxdata="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JaMvXnbAAAACgEAAA8AAAAAAAAAAQAgAAAAIgAAAGRycy9kb3ducmV2&#10;LnhtbFBLAQIUABQAAAAIAIdO4kBz/DxwawIAAOkEAAAOAAAAAAAAAAEAIAAAACoBAABkcnMvZTJv&#10;RG9jLnhtbFBLBQYAAAAABgAGAFkBAAAHBgAAAAA=&#10;">
                  <v:fill on="t" focussize="0,0"/>
                  <v:stroke weight="2pt" color="#FFFFFF [3212]" joinstyle="round"/>
                  <v:imagedata o:title=""/>
                  <o:lock v:ext="edit" aspectratio="f"/>
                </v:rect>
              </w:pict>
            </mc:Fallback>
          </mc:AlternateContent>
        </w:r>
      </w:ins>
      <w:r>
        <w:rPr>
          <w:rFonts w:hint="eastAsia" w:ascii="宋体" w:hAnsi="宋体"/>
          <w:sz w:val="24"/>
          <w:szCs w:val="24"/>
        </w:rPr>
        <w:t>消息序列化与反序列化： 实现高效的数据结构序列化和反序列化，以优化网络传输开销。这里使用google的 Protocol Buffer协议，此为二进制编码协议，传输速度极快，实现Protocol Buffer可以使用rust的</w:t>
      </w:r>
      <w:r>
        <w:rPr>
          <w:rFonts w:hint="eastAsia" w:ascii="宋体" w:hAnsi="宋体"/>
          <w:b/>
          <w:bCs/>
          <w:sz w:val="24"/>
          <w:szCs w:val="24"/>
        </w:rPr>
        <w:t>prost</w:t>
      </w:r>
      <w:r>
        <w:rPr>
          <w:rFonts w:hint="eastAsia" w:ascii="宋体" w:hAnsi="宋体"/>
          <w:sz w:val="24"/>
          <w:szCs w:val="24"/>
        </w:rPr>
        <w:t>库。</w:t>
      </w:r>
    </w:p>
    <w:p w14:paraId="1A6CAAD2">
      <w:pPr>
        <w:widowControl/>
        <w:spacing w:line="360" w:lineRule="auto"/>
        <w:ind w:firstLine="420"/>
        <w:jc w:val="left"/>
        <w:rPr>
          <w:rFonts w:hint="eastAsia" w:ascii="宋体" w:hAnsi="宋体" w:cs="宋体"/>
          <w:color w:val="000000"/>
          <w:kern w:val="0"/>
          <w:sz w:val="24"/>
          <w:szCs w:val="24"/>
          <w:lang w:bidi="ar"/>
        </w:rPr>
      </w:pPr>
    </w:p>
    <w:p w14:paraId="55E1F987">
      <w:pPr>
        <w:widowControl/>
        <w:spacing w:line="360" w:lineRule="auto"/>
        <w:ind w:firstLine="420"/>
        <w:jc w:val="center"/>
        <w:rPr>
          <w:rFonts w:hAnsi="宋体"/>
          <w:kern w:val="0"/>
        </w:rPr>
      </w:pPr>
      <w:ins w:id="2" w:author="南巷初晴ツ" w:date="2026-03-12T19:13:36Z">
        <w:r>
          <w:rPr>
            <w:sz w:val="21"/>
          </w:rPr>
          <mc:AlternateContent>
            <mc:Choice Requires="wps">
              <w:drawing>
                <wp:anchor distT="0" distB="0" distL="114300" distR="114300" simplePos="0" relativeHeight="251659264" behindDoc="0" locked="0" layoutInCell="1" allowOverlap="1">
                  <wp:simplePos x="0" y="0"/>
                  <wp:positionH relativeFrom="column">
                    <wp:posOffset>4104005</wp:posOffset>
                  </wp:positionH>
                  <wp:positionV relativeFrom="paragraph">
                    <wp:posOffset>1910715</wp:posOffset>
                  </wp:positionV>
                  <wp:extent cx="541655" cy="219710"/>
                  <wp:effectExtent l="12700" t="12700" r="24765" b="26670"/>
                  <wp:wrapNone/>
                  <wp:docPr id="10" name="矩形 10"/>
                  <wp:cNvGraphicFramePr/>
                  <a:graphic xmlns:a="http://schemas.openxmlformats.org/drawingml/2006/main">
                    <a:graphicData uri="http://schemas.microsoft.com/office/word/2010/wordprocessingShape">
                      <wps:wsp>
                        <wps:cNvSpPr/>
                        <wps:spPr>
                          <a:xfrm>
                            <a:off x="5337175" y="4443095"/>
                            <a:ext cx="541655" cy="21971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23.15pt;margin-top:150.45pt;height:17.3pt;width:42.65pt;z-index:251659264;v-text-anchor:middle;mso-width-relative:page;mso-height-relative:page;" fillcolor="#FFFFFF [3212]" filled="t" stroked="t" coordsize="21600,21600" o:gfxdata="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l5GJt2wAAAAsBAAAPAAAAAAAAAAEAIAAAACIAAABkcnMvZG93bnJl&#10;di54bWxQSwECFAAUAAAACACHTuJAVtMz12wCAADqBAAADgAAAAAAAAABACAAAAAqAQAAZHJzL2Uy&#10;b0RvYy54bWxQSwUGAAAAAAYABgBZAQAACAYAAAAA&#10;">
                  <v:fill on="t" focussize="0,0"/>
                  <v:stroke weight="2pt" color="#FFFFFF [3212]" joinstyle="round"/>
                  <v:imagedata o:title=""/>
                  <o:lock v:ext="edit" aspectratio="f"/>
                </v:rect>
              </w:pict>
            </mc:Fallback>
          </mc:AlternateContent>
        </w:r>
      </w:ins>
      <w:r>
        <w:rPr>
          <w:rFonts w:hint="eastAsia" w:hAnsi="宋体"/>
          <w:kern w:val="0"/>
        </w:rPr>
        <w:drawing>
          <wp:inline distT="0" distB="0" distL="114300" distR="114300">
            <wp:extent cx="3940175" cy="2121535"/>
            <wp:effectExtent l="0" t="0" r="6985" b="12065"/>
            <wp:docPr id="6" name="图片 6" descr="新对话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对话 (1)"/>
                    <pic:cNvPicPr>
                      <a:picLocks noChangeAspect="1"/>
                    </pic:cNvPicPr>
                  </pic:nvPicPr>
                  <pic:blipFill>
                    <a:blip r:embed="rId16"/>
                    <a:stretch>
                      <a:fillRect/>
                    </a:stretch>
                  </pic:blipFill>
                  <pic:spPr>
                    <a:xfrm>
                      <a:off x="0" y="0"/>
                      <a:ext cx="3940175" cy="2121535"/>
                    </a:xfrm>
                    <a:prstGeom prst="rect">
                      <a:avLst/>
                    </a:prstGeom>
                  </pic:spPr>
                </pic:pic>
              </a:graphicData>
            </a:graphic>
          </wp:inline>
        </w:drawing>
      </w:r>
    </w:p>
    <w:p w14:paraId="592E9592">
      <w:pPr>
        <w:widowControl/>
        <w:spacing w:line="360" w:lineRule="auto"/>
        <w:ind w:firstLine="420"/>
        <w:jc w:val="center"/>
        <w:rPr>
          <w:rFonts w:hAnsi="宋体"/>
          <w:kern w:val="0"/>
        </w:rPr>
      </w:pPr>
      <w:r>
        <w:rPr>
          <w:rFonts w:hint="eastAsia" w:hAnsi="宋体"/>
          <w:kern w:val="0"/>
        </w:rPr>
        <w:t>图1 系统架构图</w:t>
      </w:r>
    </w:p>
    <w:p w14:paraId="58F4124A">
      <w:pPr>
        <w:spacing w:line="360" w:lineRule="auto"/>
        <w:ind w:left="720" w:hanging="720"/>
        <w:rPr>
          <w:rFonts w:ascii="宋体" w:hAnsi="宋体"/>
          <w:b/>
          <w:sz w:val="24"/>
          <w:szCs w:val="24"/>
        </w:rPr>
      </w:pPr>
      <w:r>
        <w:rPr>
          <w:rFonts w:hint="eastAsia" w:ascii="宋体" w:hAnsi="宋体"/>
          <w:b/>
          <w:sz w:val="24"/>
          <w:szCs w:val="24"/>
        </w:rPr>
        <w:t>3.共识/分发逻辑模块</w:t>
      </w:r>
    </w:p>
    <w:p w14:paraId="266E922D">
      <w:pPr>
        <w:spacing w:line="360" w:lineRule="auto"/>
        <w:ind w:firstLine="420"/>
        <w:rPr>
          <w:rFonts w:ascii="宋体" w:hAnsi="宋体"/>
          <w:sz w:val="24"/>
          <w:szCs w:val="24"/>
        </w:rPr>
      </w:pPr>
      <w:r>
        <w:rPr>
          <w:rFonts w:hint="eastAsia" w:ascii="宋体" w:hAnsi="宋体"/>
          <w:bCs/>
          <w:sz w:val="24"/>
          <w:szCs w:val="24"/>
        </w:rPr>
        <w:t>此模块主要实现论文中的核心算法（</w:t>
      </w:r>
      <w:r>
        <w:rPr>
          <w:rFonts w:hint="eastAsia" w:ascii="宋体" w:hAnsi="宋体"/>
          <w:sz w:val="24"/>
          <w:szCs w:val="24"/>
        </w:rPr>
        <w:t>Das论文</w:t>
      </w:r>
      <w:r>
        <w:rPr>
          <w:rFonts w:hint="eastAsia" w:ascii="宋体" w:hAnsi="宋体"/>
          <w:sz w:val="24"/>
          <w:szCs w:val="24"/>
          <w:vertAlign w:val="superscript"/>
        </w:rPr>
        <w:t>[1]</w:t>
      </w:r>
      <w:r>
        <w:rPr>
          <w:rFonts w:hint="eastAsia" w:ascii="宋体" w:hAnsi="宋体"/>
          <w:sz w:val="24"/>
          <w:szCs w:val="24"/>
        </w:rPr>
        <w:t>中的算法3或者算法4</w:t>
      </w:r>
      <w:r>
        <w:rPr>
          <w:rFonts w:hint="eastAsia" w:ascii="宋体" w:hAnsi="宋体"/>
          <w:bCs/>
          <w:sz w:val="24"/>
          <w:szCs w:val="24"/>
        </w:rPr>
        <w:t>），主要是</w:t>
      </w:r>
      <w:r>
        <w:rPr>
          <w:rFonts w:hint="eastAsia" w:ascii="宋体" w:hAnsi="宋体"/>
          <w:sz w:val="24"/>
          <w:szCs w:val="24"/>
        </w:rPr>
        <w:t>复现并改进基于ADD协议的长消息RBC协议（算法3或算法4），实现对哈希摘要的RBC和通过ADD分发原始消息M的逻辑，以达到O(n∣M∣+κn²)的通信成本。</w:t>
      </w:r>
    </w:p>
    <w:p w14:paraId="7AEA9466">
      <w:pPr>
        <w:spacing w:line="360" w:lineRule="auto"/>
        <w:rPr>
          <w:rFonts w:ascii="宋体" w:hAnsi="宋体"/>
          <w:b/>
          <w:bCs/>
          <w:sz w:val="28"/>
          <w:szCs w:val="28"/>
        </w:rPr>
      </w:pPr>
      <w:r>
        <w:rPr>
          <w:rFonts w:hint="eastAsia" w:ascii="宋体" w:hAnsi="宋体"/>
          <w:b/>
          <w:sz w:val="28"/>
          <w:szCs w:val="28"/>
        </w:rPr>
        <w:t xml:space="preserve">3.4.2 </w:t>
      </w:r>
      <w:r>
        <w:rPr>
          <w:rFonts w:hint="eastAsia" w:ascii="宋体" w:hAnsi="宋体"/>
          <w:b/>
          <w:bCs/>
          <w:sz w:val="28"/>
          <w:szCs w:val="28"/>
        </w:rPr>
        <w:t>系统优化与性能评估</w:t>
      </w:r>
    </w:p>
    <w:p w14:paraId="144BF4E9">
      <w:pPr>
        <w:spacing w:line="360" w:lineRule="auto"/>
        <w:ind w:firstLine="420"/>
        <w:rPr>
          <w:rFonts w:ascii="宋体" w:hAnsi="宋体"/>
          <w:sz w:val="24"/>
          <w:szCs w:val="24"/>
        </w:rPr>
      </w:pPr>
      <w:r>
        <w:rPr>
          <w:rFonts w:hint="eastAsia" w:ascii="宋体" w:hAnsi="宋体"/>
          <w:sz w:val="24"/>
          <w:szCs w:val="24"/>
        </w:rPr>
        <w:t>本系统计划主要从以下几个方面对系统进行优化和性能评估:</w:t>
      </w:r>
    </w:p>
    <w:p w14:paraId="40FF38AE">
      <w:pPr>
        <w:numPr>
          <w:ilvl w:val="0"/>
          <w:numId w:val="4"/>
        </w:numPr>
        <w:spacing w:line="360" w:lineRule="auto"/>
        <w:jc w:val="left"/>
        <w:rPr>
          <w:rFonts w:ascii="宋体" w:hAnsi="宋体"/>
          <w:sz w:val="24"/>
          <w:szCs w:val="24"/>
        </w:rPr>
      </w:pPr>
      <w:r>
        <w:rPr>
          <w:rFonts w:hint="eastAsia" w:ascii="宋体" w:hAnsi="宋体"/>
          <w:sz w:val="24"/>
          <w:szCs w:val="24"/>
        </w:rPr>
        <w:t>数学运算加速：对有限域运算、多项式插值、哈希计算等密码学和编码学中的数学运算进行性能优化，可以使用优化的库或算法。</w:t>
      </w:r>
    </w:p>
    <w:p w14:paraId="1A2E413B">
      <w:pPr>
        <w:numPr>
          <w:ilvl w:val="0"/>
          <w:numId w:val="4"/>
        </w:numPr>
        <w:spacing w:line="360" w:lineRule="auto"/>
        <w:jc w:val="left"/>
        <w:rPr>
          <w:rFonts w:ascii="宋体" w:hAnsi="宋体"/>
          <w:sz w:val="24"/>
          <w:szCs w:val="24"/>
        </w:rPr>
      </w:pPr>
      <w:r>
        <w:rPr>
          <w:rFonts w:hint="eastAsia" w:ascii="宋体" w:hAnsi="宋体"/>
          <w:sz w:val="24"/>
          <w:szCs w:val="24"/>
        </w:rPr>
        <w:t>通信开销与计算开销对比： 比较不同数据切片策略（如纠删码参数）下，系统的传输开销和计算开销，找到最优平衡点。</w:t>
      </w:r>
    </w:p>
    <w:p w14:paraId="7B893BFD">
      <w:pPr>
        <w:numPr>
          <w:ilvl w:val="0"/>
          <w:numId w:val="4"/>
        </w:numPr>
        <w:spacing w:line="360" w:lineRule="auto"/>
        <w:jc w:val="left"/>
        <w:rPr>
          <w:rFonts w:ascii="宋体" w:hAnsi="宋体"/>
          <w:sz w:val="24"/>
          <w:szCs w:val="24"/>
        </w:rPr>
      </w:pPr>
      <w:r>
        <w:rPr>
          <w:rFonts w:hint="eastAsia" w:ascii="宋体" w:hAnsi="宋体"/>
          <w:sz w:val="24"/>
          <w:szCs w:val="24"/>
        </w:rPr>
        <w:t>系统吞吐量与延迟测试： 在多节点环境中（例如使用Docker容器或虚拟机）部署原型系统，模拟不同数量的恶意节点和网络延迟，测试系统的数据分发吞吐量和延迟。</w:t>
      </w:r>
    </w:p>
    <w:p w14:paraId="5ACF44A8">
      <w:pPr>
        <w:spacing w:line="360" w:lineRule="auto"/>
        <w:ind w:left="720" w:hanging="720"/>
        <w:rPr>
          <w:rFonts w:ascii="宋体" w:hAnsi="宋体"/>
          <w:b/>
          <w:sz w:val="28"/>
          <w:szCs w:val="28"/>
        </w:rPr>
      </w:pPr>
      <w:r>
        <w:rPr>
          <w:rFonts w:hint="eastAsia" w:ascii="宋体" w:hAnsi="宋体"/>
          <w:b/>
          <w:sz w:val="28"/>
          <w:szCs w:val="28"/>
        </w:rPr>
        <w:t>3.4.3 软硬件环境</w:t>
      </w:r>
    </w:p>
    <w:p w14:paraId="5C89C283">
      <w:pPr>
        <w:spacing w:line="360" w:lineRule="auto"/>
        <w:ind w:firstLine="420"/>
        <w:rPr>
          <w:rFonts w:ascii="宋体" w:hAnsi="宋体"/>
          <w:bCs/>
          <w:sz w:val="24"/>
          <w:szCs w:val="24"/>
        </w:rPr>
      </w:pPr>
      <w:r>
        <w:rPr>
          <w:rFonts w:hint="eastAsia" w:ascii="宋体" w:hAnsi="宋体"/>
          <w:bCs/>
          <w:sz w:val="24"/>
          <w:szCs w:val="24"/>
        </w:rPr>
        <w:t>此课题的原型系统使用如表1中软硬件环境进行开发与设计。</w:t>
      </w:r>
    </w:p>
    <w:p w14:paraId="2BF8017E">
      <w:pPr>
        <w:spacing w:line="360" w:lineRule="auto"/>
        <w:ind w:firstLine="420"/>
        <w:jc w:val="center"/>
        <w:rPr>
          <w:rFonts w:ascii="宋体" w:hAnsi="宋体"/>
          <w:bCs/>
          <w:sz w:val="24"/>
          <w:szCs w:val="24"/>
        </w:rPr>
      </w:pPr>
      <w:r>
        <w:rPr>
          <w:rFonts w:hint="eastAsia" w:ascii="宋体" w:hAnsi="宋体"/>
          <w:bCs/>
          <w:sz w:val="24"/>
          <w:szCs w:val="24"/>
        </w:rPr>
        <w:t>表1 原型系统开发环境</w:t>
      </w:r>
    </w:p>
    <w:tbl>
      <w:tblPr>
        <w:tblStyle w:val="17"/>
        <w:tblW w:w="889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579"/>
        <w:gridCol w:w="1701"/>
        <w:gridCol w:w="4111"/>
        <w:gridCol w:w="2505"/>
      </w:tblGrid>
      <w:tr w14:paraId="713B07C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579" w:type="dxa"/>
            <w:tcBorders>
              <w:top w:val="single" w:color="auto" w:sz="12" w:space="0"/>
              <w:left w:val="nil"/>
              <w:bottom w:val="nil"/>
              <w:right w:val="nil"/>
            </w:tcBorders>
            <w:tcMar>
              <w:top w:w="-1" w:type="dxa"/>
              <w:left w:w="-1" w:type="dxa"/>
              <w:bottom w:w="-1" w:type="dxa"/>
              <w:right w:w="-1" w:type="dxa"/>
            </w:tcMar>
            <w:vAlign w:val="center"/>
          </w:tcPr>
          <w:p w14:paraId="645E19CF">
            <w:pPr>
              <w:snapToGrid w:val="0"/>
              <w:jc w:val="center"/>
              <w:rPr>
                <w:rFonts w:ascii="宋体" w:hAnsi="宋体"/>
                <w:b/>
                <w:bCs/>
                <w:sz w:val="24"/>
                <w:szCs w:val="24"/>
              </w:rPr>
            </w:pPr>
            <w:r>
              <w:rPr>
                <w:rFonts w:hint="eastAsia" w:ascii="宋体" w:hAnsi="宋体"/>
                <w:b/>
                <w:bCs/>
                <w:sz w:val="24"/>
                <w:szCs w:val="24"/>
              </w:rPr>
              <w:t>类别</w:t>
            </w:r>
          </w:p>
        </w:tc>
        <w:tc>
          <w:tcPr>
            <w:tcW w:w="1701" w:type="dxa"/>
            <w:tcBorders>
              <w:top w:val="single" w:color="auto" w:sz="12" w:space="0"/>
              <w:left w:val="nil"/>
              <w:bottom w:val="nil"/>
              <w:right w:val="nil"/>
            </w:tcBorders>
            <w:tcMar>
              <w:top w:w="-1" w:type="dxa"/>
              <w:left w:w="-1" w:type="dxa"/>
              <w:bottom w:w="-1" w:type="dxa"/>
              <w:right w:w="-1" w:type="dxa"/>
            </w:tcMar>
            <w:vAlign w:val="center"/>
          </w:tcPr>
          <w:p w14:paraId="09110EA4">
            <w:pPr>
              <w:snapToGrid w:val="0"/>
              <w:jc w:val="center"/>
              <w:rPr>
                <w:rFonts w:ascii="宋体" w:hAnsi="宋体"/>
                <w:b/>
                <w:bCs/>
                <w:sz w:val="24"/>
                <w:szCs w:val="24"/>
              </w:rPr>
            </w:pPr>
            <w:r>
              <w:rPr>
                <w:rFonts w:hint="eastAsia" w:ascii="宋体" w:hAnsi="宋体"/>
                <w:b/>
                <w:bCs/>
                <w:sz w:val="24"/>
                <w:szCs w:val="24"/>
              </w:rPr>
              <w:t>组件</w:t>
            </w:r>
          </w:p>
        </w:tc>
        <w:tc>
          <w:tcPr>
            <w:tcW w:w="4111" w:type="dxa"/>
            <w:tcBorders>
              <w:top w:val="single" w:color="auto" w:sz="12" w:space="0"/>
              <w:left w:val="nil"/>
              <w:bottom w:val="nil"/>
              <w:right w:val="nil"/>
            </w:tcBorders>
            <w:tcMar>
              <w:top w:w="-1" w:type="dxa"/>
              <w:left w:w="-1" w:type="dxa"/>
              <w:bottom w:w="-1" w:type="dxa"/>
              <w:right w:w="-1" w:type="dxa"/>
            </w:tcMar>
            <w:vAlign w:val="center"/>
          </w:tcPr>
          <w:p w14:paraId="6E6B6764">
            <w:pPr>
              <w:snapToGrid w:val="0"/>
              <w:jc w:val="center"/>
              <w:rPr>
                <w:rFonts w:ascii="宋体" w:hAnsi="宋体"/>
                <w:b/>
                <w:bCs/>
                <w:sz w:val="24"/>
                <w:szCs w:val="24"/>
              </w:rPr>
            </w:pPr>
            <w:r>
              <w:rPr>
                <w:rFonts w:hint="eastAsia" w:ascii="宋体" w:hAnsi="宋体"/>
                <w:b/>
                <w:bCs/>
                <w:sz w:val="24"/>
                <w:szCs w:val="24"/>
              </w:rPr>
              <w:t>配置规格</w:t>
            </w:r>
          </w:p>
        </w:tc>
        <w:tc>
          <w:tcPr>
            <w:tcW w:w="2505" w:type="dxa"/>
            <w:tcBorders>
              <w:top w:val="single" w:color="auto" w:sz="12" w:space="0"/>
              <w:left w:val="nil"/>
              <w:bottom w:val="nil"/>
              <w:right w:val="nil"/>
            </w:tcBorders>
            <w:tcMar>
              <w:top w:w="-1" w:type="dxa"/>
              <w:left w:w="-1" w:type="dxa"/>
              <w:bottom w:w="-1" w:type="dxa"/>
              <w:right w:w="-1" w:type="dxa"/>
            </w:tcMar>
            <w:vAlign w:val="center"/>
          </w:tcPr>
          <w:p w14:paraId="296A61EA">
            <w:pPr>
              <w:snapToGrid w:val="0"/>
              <w:jc w:val="center"/>
              <w:rPr>
                <w:rFonts w:ascii="宋体" w:hAnsi="宋体"/>
                <w:b/>
                <w:bCs/>
                <w:sz w:val="24"/>
                <w:szCs w:val="24"/>
              </w:rPr>
            </w:pPr>
            <w:r>
              <w:rPr>
                <w:rFonts w:hint="eastAsia" w:ascii="宋体" w:hAnsi="宋体"/>
                <w:b/>
                <w:bCs/>
                <w:sz w:val="24"/>
                <w:szCs w:val="24"/>
              </w:rPr>
              <w:t>用途说明</w:t>
            </w:r>
          </w:p>
        </w:tc>
      </w:tr>
      <w:tr w14:paraId="47A2952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579" w:type="dxa"/>
            <w:vMerge w:val="restart"/>
            <w:tcBorders>
              <w:top w:val="single" w:color="auto" w:sz="4" w:space="0"/>
              <w:left w:val="nil"/>
              <w:bottom w:val="nil"/>
              <w:right w:val="nil"/>
            </w:tcBorders>
            <w:tcMar>
              <w:top w:w="-1" w:type="dxa"/>
              <w:left w:w="-1" w:type="dxa"/>
              <w:bottom w:w="-1" w:type="dxa"/>
              <w:right w:w="-1" w:type="dxa"/>
            </w:tcMar>
            <w:vAlign w:val="center"/>
          </w:tcPr>
          <w:p w14:paraId="00A638DC">
            <w:pPr>
              <w:snapToGrid w:val="0"/>
              <w:jc w:val="center"/>
              <w:rPr>
                <w:rFonts w:ascii="宋体" w:hAnsi="宋体"/>
                <w:bCs/>
                <w:sz w:val="24"/>
                <w:szCs w:val="24"/>
              </w:rPr>
            </w:pPr>
            <w:r>
              <w:rPr>
                <w:rFonts w:hint="eastAsia" w:ascii="宋体" w:hAnsi="宋体"/>
                <w:bCs/>
                <w:sz w:val="24"/>
                <w:szCs w:val="24"/>
              </w:rPr>
              <w:t>硬件环境</w:t>
            </w:r>
          </w:p>
        </w:tc>
        <w:tc>
          <w:tcPr>
            <w:tcW w:w="1701" w:type="dxa"/>
            <w:tcBorders>
              <w:top w:val="single" w:color="auto" w:sz="4" w:space="0"/>
              <w:left w:val="nil"/>
              <w:bottom w:val="nil"/>
              <w:right w:val="nil"/>
            </w:tcBorders>
            <w:tcMar>
              <w:top w:w="-1" w:type="dxa"/>
              <w:left w:w="-1" w:type="dxa"/>
              <w:bottom w:w="-1" w:type="dxa"/>
              <w:right w:w="-1" w:type="dxa"/>
            </w:tcMar>
            <w:vAlign w:val="center"/>
          </w:tcPr>
          <w:p w14:paraId="03E0020E">
            <w:pPr>
              <w:snapToGrid w:val="0"/>
              <w:jc w:val="center"/>
              <w:rPr>
                <w:rFonts w:ascii="宋体" w:hAnsi="宋体"/>
                <w:bCs/>
                <w:sz w:val="24"/>
                <w:szCs w:val="24"/>
              </w:rPr>
            </w:pPr>
            <w:r>
              <w:rPr>
                <w:rFonts w:hint="eastAsia" w:ascii="宋体" w:hAnsi="宋体"/>
                <w:bCs/>
                <w:sz w:val="24"/>
                <w:szCs w:val="24"/>
              </w:rPr>
              <w:t>CPU</w:t>
            </w:r>
          </w:p>
        </w:tc>
        <w:tc>
          <w:tcPr>
            <w:tcW w:w="4111" w:type="dxa"/>
            <w:tcBorders>
              <w:top w:val="single" w:color="auto" w:sz="4" w:space="0"/>
              <w:left w:val="nil"/>
              <w:bottom w:val="nil"/>
              <w:right w:val="nil"/>
            </w:tcBorders>
            <w:tcMar>
              <w:top w:w="-1" w:type="dxa"/>
              <w:left w:w="-1" w:type="dxa"/>
              <w:bottom w:w="-1" w:type="dxa"/>
              <w:right w:w="-1" w:type="dxa"/>
            </w:tcMar>
            <w:vAlign w:val="center"/>
          </w:tcPr>
          <w:p w14:paraId="43BB740E">
            <w:pPr>
              <w:snapToGrid w:val="0"/>
              <w:jc w:val="left"/>
              <w:rPr>
                <w:rFonts w:ascii="宋体" w:hAnsi="宋体"/>
                <w:bCs/>
                <w:sz w:val="24"/>
                <w:szCs w:val="24"/>
              </w:rPr>
            </w:pPr>
            <w:r>
              <w:rPr>
                <w:rFonts w:hint="eastAsia" w:ascii="宋体" w:hAnsi="宋体"/>
                <w:bCs/>
                <w:sz w:val="24"/>
                <w:szCs w:val="24"/>
              </w:rPr>
              <w:t>12thIntel(R)Core(TM)i5-12450H，2000 Mhz，8 个内核，12 个逻辑处理器</w:t>
            </w:r>
          </w:p>
        </w:tc>
        <w:tc>
          <w:tcPr>
            <w:tcW w:w="2505" w:type="dxa"/>
            <w:vMerge w:val="restart"/>
            <w:tcBorders>
              <w:top w:val="single" w:color="auto" w:sz="4" w:space="0"/>
              <w:left w:val="nil"/>
              <w:bottom w:val="nil"/>
              <w:right w:val="nil"/>
            </w:tcBorders>
            <w:tcMar>
              <w:top w:w="-1" w:type="dxa"/>
              <w:left w:w="-1" w:type="dxa"/>
              <w:bottom w:w="-1" w:type="dxa"/>
              <w:right w:w="-1" w:type="dxa"/>
            </w:tcMar>
            <w:vAlign w:val="center"/>
          </w:tcPr>
          <w:p w14:paraId="09601F6F">
            <w:pPr>
              <w:snapToGrid w:val="0"/>
              <w:jc w:val="both"/>
              <w:rPr>
                <w:rFonts w:ascii="宋体" w:hAnsi="宋体"/>
                <w:bCs/>
                <w:sz w:val="24"/>
                <w:szCs w:val="24"/>
              </w:rPr>
            </w:pPr>
            <w:r>
              <w:rPr>
                <w:rFonts w:hint="eastAsia" w:ascii="宋体" w:hAnsi="宋体"/>
                <w:bCs/>
                <w:sz w:val="24"/>
                <w:szCs w:val="24"/>
              </w:rPr>
              <w:t>为分布式网络模型的软件模拟和代码的硬件加速提供硬件基础。</w:t>
            </w:r>
          </w:p>
        </w:tc>
      </w:tr>
      <w:tr w14:paraId="23DD28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579" w:type="dxa"/>
            <w:vMerge w:val="continue"/>
            <w:tcBorders>
              <w:top w:val="nil"/>
              <w:left w:val="nil"/>
              <w:bottom w:val="nil"/>
              <w:right w:val="nil"/>
            </w:tcBorders>
            <w:tcMar>
              <w:top w:w="-1" w:type="dxa"/>
              <w:left w:w="-1" w:type="dxa"/>
              <w:bottom w:w="-1" w:type="dxa"/>
              <w:right w:w="-1" w:type="dxa"/>
            </w:tcMar>
            <w:vAlign w:val="center"/>
          </w:tcPr>
          <w:p w14:paraId="433FE87B">
            <w:pPr>
              <w:snapToGrid w:val="0"/>
              <w:jc w:val="center"/>
              <w:rPr>
                <w:rFonts w:ascii="宋体"/>
                <w:sz w:val="24"/>
              </w:rPr>
            </w:pPr>
          </w:p>
        </w:tc>
        <w:tc>
          <w:tcPr>
            <w:tcW w:w="1701" w:type="dxa"/>
            <w:tcBorders>
              <w:top w:val="nil"/>
              <w:left w:val="nil"/>
              <w:bottom w:val="nil"/>
              <w:right w:val="nil"/>
            </w:tcBorders>
            <w:tcMar>
              <w:top w:w="-1" w:type="dxa"/>
              <w:left w:w="-1" w:type="dxa"/>
              <w:bottom w:w="-1" w:type="dxa"/>
              <w:right w:w="-1" w:type="dxa"/>
            </w:tcMar>
            <w:vAlign w:val="center"/>
          </w:tcPr>
          <w:p w14:paraId="05C69A31">
            <w:pPr>
              <w:snapToGrid w:val="0"/>
              <w:jc w:val="center"/>
              <w:rPr>
                <w:rFonts w:ascii="宋体" w:hAnsi="宋体"/>
                <w:bCs/>
                <w:sz w:val="24"/>
                <w:szCs w:val="24"/>
              </w:rPr>
            </w:pPr>
            <w:r>
              <w:rPr>
                <w:rFonts w:hint="eastAsia" w:ascii="宋体" w:hAnsi="宋体"/>
                <w:bCs/>
                <w:sz w:val="24"/>
                <w:szCs w:val="24"/>
              </w:rPr>
              <w:t>内存</w:t>
            </w:r>
          </w:p>
        </w:tc>
        <w:tc>
          <w:tcPr>
            <w:tcW w:w="4111" w:type="dxa"/>
            <w:tcBorders>
              <w:top w:val="nil"/>
              <w:left w:val="nil"/>
              <w:bottom w:val="nil"/>
              <w:right w:val="nil"/>
            </w:tcBorders>
            <w:tcMar>
              <w:top w:w="-1" w:type="dxa"/>
              <w:left w:w="-1" w:type="dxa"/>
              <w:bottom w:w="-1" w:type="dxa"/>
              <w:right w:w="-1" w:type="dxa"/>
            </w:tcMar>
            <w:vAlign w:val="center"/>
          </w:tcPr>
          <w:p w14:paraId="2F1605AB">
            <w:pPr>
              <w:snapToGrid w:val="0"/>
              <w:jc w:val="left"/>
              <w:rPr>
                <w:rFonts w:ascii="宋体" w:hAnsi="宋体"/>
                <w:bCs/>
                <w:sz w:val="24"/>
                <w:szCs w:val="24"/>
              </w:rPr>
            </w:pPr>
            <w:r>
              <w:rPr>
                <w:rFonts w:hint="eastAsia" w:ascii="宋体" w:hAnsi="宋体"/>
                <w:bCs/>
                <w:sz w:val="24"/>
                <w:szCs w:val="24"/>
              </w:rPr>
              <w:t>16GB*2 DDR4 3200MHZ</w:t>
            </w:r>
          </w:p>
        </w:tc>
        <w:tc>
          <w:tcPr>
            <w:tcW w:w="2505" w:type="dxa"/>
            <w:vMerge w:val="continue"/>
            <w:tcBorders>
              <w:top w:val="nil"/>
              <w:left w:val="nil"/>
              <w:bottom w:val="nil"/>
              <w:right w:val="nil"/>
            </w:tcBorders>
            <w:tcMar>
              <w:top w:w="-1" w:type="dxa"/>
              <w:left w:w="-1" w:type="dxa"/>
              <w:bottom w:w="-1" w:type="dxa"/>
              <w:right w:w="-1" w:type="dxa"/>
            </w:tcMar>
            <w:vAlign w:val="center"/>
          </w:tcPr>
          <w:p w14:paraId="7AE44FFA">
            <w:pPr>
              <w:snapToGrid w:val="0"/>
              <w:jc w:val="both"/>
              <w:rPr>
                <w:rFonts w:ascii="宋体" w:hAnsi="宋体"/>
                <w:bCs/>
                <w:sz w:val="24"/>
                <w:szCs w:val="24"/>
              </w:rPr>
            </w:pPr>
          </w:p>
        </w:tc>
      </w:tr>
      <w:tr w14:paraId="5FE35BF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579" w:type="dxa"/>
            <w:vMerge w:val="continue"/>
            <w:tcBorders>
              <w:top w:val="nil"/>
              <w:left w:val="nil"/>
              <w:bottom w:val="nil"/>
              <w:right w:val="nil"/>
            </w:tcBorders>
            <w:tcMar>
              <w:top w:w="-1" w:type="dxa"/>
              <w:left w:w="-1" w:type="dxa"/>
              <w:bottom w:w="-1" w:type="dxa"/>
              <w:right w:w="-1" w:type="dxa"/>
            </w:tcMar>
            <w:vAlign w:val="center"/>
          </w:tcPr>
          <w:p w14:paraId="7662BCC5">
            <w:pPr>
              <w:snapToGrid w:val="0"/>
              <w:jc w:val="center"/>
              <w:rPr>
                <w:rFonts w:ascii="宋体"/>
                <w:sz w:val="24"/>
              </w:rPr>
            </w:pPr>
          </w:p>
        </w:tc>
        <w:tc>
          <w:tcPr>
            <w:tcW w:w="1701" w:type="dxa"/>
            <w:tcBorders>
              <w:top w:val="nil"/>
              <w:left w:val="nil"/>
              <w:bottom w:val="nil"/>
              <w:right w:val="nil"/>
            </w:tcBorders>
            <w:tcMar>
              <w:top w:w="-1" w:type="dxa"/>
              <w:left w:w="-1" w:type="dxa"/>
              <w:bottom w:w="-1" w:type="dxa"/>
              <w:right w:w="-1" w:type="dxa"/>
            </w:tcMar>
            <w:vAlign w:val="center"/>
          </w:tcPr>
          <w:p w14:paraId="44F0BFDC">
            <w:pPr>
              <w:snapToGrid w:val="0"/>
              <w:jc w:val="center"/>
              <w:rPr>
                <w:rFonts w:ascii="宋体" w:hAnsi="宋体"/>
                <w:bCs/>
                <w:sz w:val="24"/>
                <w:szCs w:val="24"/>
              </w:rPr>
            </w:pPr>
            <w:r>
              <w:rPr>
                <w:rFonts w:hint="eastAsia" w:ascii="宋体" w:hAnsi="宋体"/>
                <w:bCs/>
                <w:sz w:val="24"/>
                <w:szCs w:val="24"/>
              </w:rPr>
              <w:t>主机操作系统</w:t>
            </w:r>
          </w:p>
        </w:tc>
        <w:tc>
          <w:tcPr>
            <w:tcW w:w="4111" w:type="dxa"/>
            <w:tcBorders>
              <w:top w:val="nil"/>
              <w:left w:val="nil"/>
              <w:bottom w:val="nil"/>
              <w:right w:val="nil"/>
            </w:tcBorders>
            <w:tcMar>
              <w:top w:w="-1" w:type="dxa"/>
              <w:left w:w="-1" w:type="dxa"/>
              <w:bottom w:w="-1" w:type="dxa"/>
              <w:right w:w="-1" w:type="dxa"/>
            </w:tcMar>
            <w:vAlign w:val="center"/>
          </w:tcPr>
          <w:p w14:paraId="62FD4325">
            <w:pPr>
              <w:snapToGrid w:val="0"/>
              <w:jc w:val="left"/>
              <w:rPr>
                <w:rFonts w:ascii="宋体" w:hAnsi="宋体"/>
                <w:bCs/>
                <w:sz w:val="24"/>
                <w:szCs w:val="24"/>
              </w:rPr>
            </w:pPr>
            <w:r>
              <w:rPr>
                <w:rFonts w:hint="eastAsia" w:ascii="宋体" w:hAnsi="宋体"/>
                <w:bCs/>
                <w:sz w:val="24"/>
                <w:szCs w:val="24"/>
              </w:rPr>
              <w:t>Windows11</w:t>
            </w:r>
          </w:p>
        </w:tc>
        <w:tc>
          <w:tcPr>
            <w:tcW w:w="2505" w:type="dxa"/>
            <w:vMerge w:val="continue"/>
            <w:tcBorders>
              <w:top w:val="nil"/>
              <w:left w:val="nil"/>
              <w:bottom w:val="nil"/>
              <w:right w:val="nil"/>
            </w:tcBorders>
            <w:tcMar>
              <w:top w:w="-1" w:type="dxa"/>
              <w:left w:w="-1" w:type="dxa"/>
              <w:bottom w:w="-1" w:type="dxa"/>
              <w:right w:w="-1" w:type="dxa"/>
            </w:tcMar>
            <w:vAlign w:val="center"/>
          </w:tcPr>
          <w:p w14:paraId="2905D5AF">
            <w:pPr>
              <w:snapToGrid w:val="0"/>
              <w:jc w:val="both"/>
              <w:rPr>
                <w:rFonts w:ascii="宋体" w:hAnsi="宋体"/>
                <w:bCs/>
                <w:sz w:val="24"/>
                <w:szCs w:val="24"/>
              </w:rPr>
            </w:pPr>
          </w:p>
        </w:tc>
      </w:tr>
      <w:tr w14:paraId="043F5FA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1149" w:hRule="atLeast"/>
          <w:jc w:val="center"/>
        </w:trPr>
        <w:tc>
          <w:tcPr>
            <w:tcW w:w="579" w:type="dxa"/>
            <w:vMerge w:val="restart"/>
            <w:tcBorders>
              <w:top w:val="nil"/>
              <w:left w:val="nil"/>
              <w:right w:val="nil"/>
            </w:tcBorders>
            <w:tcMar>
              <w:top w:w="-1" w:type="dxa"/>
              <w:left w:w="-1" w:type="dxa"/>
              <w:bottom w:w="-1" w:type="dxa"/>
              <w:right w:w="-1" w:type="dxa"/>
            </w:tcMar>
            <w:vAlign w:val="center"/>
          </w:tcPr>
          <w:p w14:paraId="304CC257">
            <w:pPr>
              <w:snapToGrid w:val="0"/>
              <w:jc w:val="center"/>
              <w:rPr>
                <w:rFonts w:ascii="宋体"/>
                <w:sz w:val="24"/>
              </w:rPr>
            </w:pPr>
            <w:r>
              <w:rPr>
                <w:rFonts w:hint="eastAsia" w:ascii="宋体" w:hAnsi="宋体"/>
                <w:bCs/>
                <w:sz w:val="24"/>
                <w:szCs w:val="24"/>
              </w:rPr>
              <w:t>软件环境</w:t>
            </w:r>
          </w:p>
        </w:tc>
        <w:tc>
          <w:tcPr>
            <w:tcW w:w="1701" w:type="dxa"/>
            <w:tcBorders>
              <w:top w:val="nil"/>
              <w:left w:val="nil"/>
              <w:bottom w:val="nil"/>
              <w:right w:val="nil"/>
            </w:tcBorders>
            <w:tcMar>
              <w:top w:w="-1" w:type="dxa"/>
              <w:left w:w="-1" w:type="dxa"/>
              <w:bottom w:w="-1" w:type="dxa"/>
              <w:right w:w="-1" w:type="dxa"/>
            </w:tcMar>
            <w:vAlign w:val="center"/>
          </w:tcPr>
          <w:p w14:paraId="0BC85DBF">
            <w:pPr>
              <w:snapToGrid w:val="0"/>
              <w:jc w:val="center"/>
              <w:rPr>
                <w:rFonts w:ascii="宋体" w:hAnsi="宋体"/>
                <w:bCs/>
                <w:sz w:val="24"/>
                <w:szCs w:val="24"/>
              </w:rPr>
            </w:pPr>
            <w:r>
              <w:rPr>
                <w:rFonts w:hint="eastAsia" w:ascii="宋体" w:hAnsi="宋体"/>
                <w:bCs/>
                <w:sz w:val="24"/>
                <w:szCs w:val="24"/>
              </w:rPr>
              <w:t>操作系统</w:t>
            </w:r>
          </w:p>
        </w:tc>
        <w:tc>
          <w:tcPr>
            <w:tcW w:w="4111" w:type="dxa"/>
            <w:tcBorders>
              <w:top w:val="nil"/>
              <w:left w:val="nil"/>
              <w:bottom w:val="nil"/>
              <w:right w:val="nil"/>
            </w:tcBorders>
            <w:tcMar>
              <w:top w:w="-1" w:type="dxa"/>
              <w:left w:w="-1" w:type="dxa"/>
              <w:bottom w:w="-1" w:type="dxa"/>
              <w:right w:w="-1" w:type="dxa"/>
            </w:tcMar>
            <w:vAlign w:val="center"/>
          </w:tcPr>
          <w:p w14:paraId="20C12F92">
            <w:pPr>
              <w:snapToGrid w:val="0"/>
              <w:jc w:val="left"/>
              <w:rPr>
                <w:rFonts w:ascii="宋体" w:hAnsi="宋体"/>
                <w:bCs/>
                <w:sz w:val="24"/>
                <w:szCs w:val="24"/>
              </w:rPr>
            </w:pPr>
            <w:r>
              <w:rPr>
                <w:rFonts w:hint="eastAsia" w:ascii="宋体" w:hAnsi="宋体"/>
                <w:bCs/>
                <w:sz w:val="24"/>
                <w:szCs w:val="24"/>
              </w:rPr>
              <w:t>WSL2 Ubuntu22.04 LTS</w:t>
            </w:r>
          </w:p>
        </w:tc>
        <w:tc>
          <w:tcPr>
            <w:tcW w:w="2505" w:type="dxa"/>
            <w:tcBorders>
              <w:top w:val="nil"/>
              <w:left w:val="nil"/>
              <w:bottom w:val="nil"/>
              <w:right w:val="nil"/>
            </w:tcBorders>
            <w:tcMar>
              <w:top w:w="-1" w:type="dxa"/>
              <w:left w:w="-1" w:type="dxa"/>
              <w:bottom w:w="-1" w:type="dxa"/>
              <w:right w:w="-1" w:type="dxa"/>
            </w:tcMar>
            <w:vAlign w:val="center"/>
          </w:tcPr>
          <w:p w14:paraId="2E4ABCF2">
            <w:pPr>
              <w:snapToGrid w:val="0"/>
              <w:jc w:val="both"/>
              <w:rPr>
                <w:rFonts w:ascii="宋体" w:hAnsi="宋体"/>
                <w:bCs/>
                <w:sz w:val="24"/>
                <w:szCs w:val="24"/>
              </w:rPr>
            </w:pPr>
            <w:bookmarkStart w:id="2" w:name="OLE_LINK78"/>
            <w:r>
              <w:rPr>
                <w:rFonts w:hint="eastAsia" w:ascii="宋体" w:hAnsi="宋体"/>
                <w:bCs/>
                <w:sz w:val="24"/>
                <w:szCs w:val="24"/>
              </w:rPr>
              <w:t>特定环境直接编写代</w:t>
            </w:r>
            <w:bookmarkEnd w:id="2"/>
            <w:r>
              <w:rPr>
                <w:rFonts w:hint="eastAsia" w:ascii="宋体" w:hAnsi="宋体"/>
                <w:bCs/>
                <w:sz w:val="24"/>
                <w:szCs w:val="24"/>
              </w:rPr>
              <w:t>码，减少代码的环境交</w:t>
            </w:r>
          </w:p>
        </w:tc>
      </w:tr>
      <w:tr w14:paraId="4F5DEBC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579" w:type="dxa"/>
            <w:vMerge w:val="continue"/>
            <w:tcBorders>
              <w:left w:val="nil"/>
              <w:right w:val="nil"/>
            </w:tcBorders>
            <w:tcMar>
              <w:top w:w="-1" w:type="dxa"/>
              <w:left w:w="-1" w:type="dxa"/>
              <w:bottom w:w="-1" w:type="dxa"/>
              <w:right w:w="-1" w:type="dxa"/>
            </w:tcMar>
            <w:vAlign w:val="center"/>
          </w:tcPr>
          <w:p w14:paraId="0E44D43F">
            <w:pPr>
              <w:snapToGrid w:val="0"/>
              <w:jc w:val="center"/>
              <w:rPr>
                <w:rFonts w:ascii="宋体"/>
                <w:sz w:val="24"/>
              </w:rPr>
            </w:pPr>
          </w:p>
        </w:tc>
        <w:tc>
          <w:tcPr>
            <w:tcW w:w="1701" w:type="dxa"/>
            <w:tcBorders>
              <w:top w:val="nil"/>
              <w:left w:val="nil"/>
              <w:bottom w:val="nil"/>
              <w:right w:val="nil"/>
            </w:tcBorders>
            <w:tcMar>
              <w:top w:w="-1" w:type="dxa"/>
              <w:left w:w="-1" w:type="dxa"/>
              <w:bottom w:w="-1" w:type="dxa"/>
              <w:right w:w="-1" w:type="dxa"/>
            </w:tcMar>
            <w:vAlign w:val="center"/>
          </w:tcPr>
          <w:p w14:paraId="018F3B2C">
            <w:pPr>
              <w:snapToGrid w:val="0"/>
              <w:jc w:val="center"/>
              <w:rPr>
                <w:rFonts w:ascii="宋体"/>
                <w:sz w:val="24"/>
              </w:rPr>
            </w:pPr>
            <w:r>
              <w:rPr>
                <w:rFonts w:hint="eastAsia" w:ascii="宋体"/>
                <w:sz w:val="24"/>
              </w:rPr>
              <w:t>Rust</w:t>
            </w:r>
          </w:p>
        </w:tc>
        <w:tc>
          <w:tcPr>
            <w:tcW w:w="4111" w:type="dxa"/>
            <w:tcBorders>
              <w:top w:val="nil"/>
              <w:left w:val="nil"/>
              <w:bottom w:val="nil"/>
              <w:right w:val="nil"/>
            </w:tcBorders>
            <w:tcMar>
              <w:top w:w="-1" w:type="dxa"/>
              <w:left w:w="-1" w:type="dxa"/>
              <w:bottom w:w="-1" w:type="dxa"/>
              <w:right w:w="-1" w:type="dxa"/>
            </w:tcMar>
            <w:vAlign w:val="center"/>
          </w:tcPr>
          <w:p w14:paraId="6EDDC8FE">
            <w:pPr>
              <w:snapToGrid w:val="0"/>
              <w:jc w:val="left"/>
              <w:rPr>
                <w:rFonts w:ascii="宋体" w:hAnsi="宋体"/>
                <w:bCs/>
                <w:sz w:val="24"/>
                <w:szCs w:val="24"/>
              </w:rPr>
            </w:pPr>
            <w:r>
              <w:rPr>
                <w:rFonts w:hint="eastAsia" w:ascii="宋体" w:hAnsi="宋体"/>
                <w:bCs/>
                <w:sz w:val="24"/>
                <w:szCs w:val="24"/>
              </w:rPr>
              <w:t>RustRover编译器</w:t>
            </w:r>
          </w:p>
          <w:p w14:paraId="4D74B973">
            <w:pPr>
              <w:snapToGrid w:val="0"/>
              <w:jc w:val="left"/>
              <w:rPr>
                <w:rFonts w:ascii="宋体" w:hAnsi="宋体"/>
                <w:bCs/>
                <w:sz w:val="24"/>
                <w:szCs w:val="24"/>
              </w:rPr>
            </w:pPr>
            <w:r>
              <w:rPr>
                <w:rFonts w:hint="eastAsia" w:ascii="宋体" w:hAnsi="宋体"/>
                <w:bCs/>
                <w:sz w:val="24"/>
                <w:szCs w:val="24"/>
              </w:rPr>
              <w:t>cargo（v 1.88.0)</w:t>
            </w:r>
          </w:p>
          <w:p w14:paraId="11FB5BDA">
            <w:pPr>
              <w:snapToGrid w:val="0"/>
              <w:jc w:val="left"/>
              <w:rPr>
                <w:rFonts w:ascii="宋体"/>
                <w:sz w:val="24"/>
              </w:rPr>
            </w:pPr>
            <w:r>
              <w:rPr>
                <w:rFonts w:hint="eastAsia" w:ascii="宋体" w:hAnsi="宋体"/>
                <w:bCs/>
                <w:sz w:val="24"/>
                <w:szCs w:val="24"/>
              </w:rPr>
              <w:t>rustc(v 1,88.0)</w:t>
            </w:r>
          </w:p>
        </w:tc>
        <w:tc>
          <w:tcPr>
            <w:tcW w:w="2505" w:type="dxa"/>
            <w:tcBorders>
              <w:top w:val="nil"/>
              <w:left w:val="nil"/>
              <w:bottom w:val="nil"/>
              <w:right w:val="nil"/>
            </w:tcBorders>
            <w:tcMar>
              <w:top w:w="-1" w:type="dxa"/>
              <w:left w:w="-1" w:type="dxa"/>
              <w:bottom w:w="-1" w:type="dxa"/>
              <w:right w:w="-1" w:type="dxa"/>
            </w:tcMar>
            <w:vAlign w:val="center"/>
          </w:tcPr>
          <w:p w14:paraId="72FF8353">
            <w:pPr>
              <w:snapToGrid w:val="0"/>
              <w:jc w:val="both"/>
              <w:rPr>
                <w:rFonts w:ascii="宋体" w:hAnsi="宋体"/>
                <w:bCs/>
                <w:sz w:val="24"/>
                <w:szCs w:val="24"/>
              </w:rPr>
            </w:pPr>
            <w:r>
              <w:rPr>
                <w:rFonts w:hint="eastAsia" w:ascii="宋体" w:hAnsi="宋体"/>
                <w:bCs/>
                <w:sz w:val="24"/>
                <w:szCs w:val="24"/>
              </w:rPr>
              <w:t>现代的rust编译器和广泛使用的rust构建系统与工具链</w:t>
            </w:r>
          </w:p>
        </w:tc>
      </w:tr>
      <w:tr w14:paraId="734A420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579" w:type="dxa"/>
            <w:vMerge w:val="continue"/>
            <w:tcBorders>
              <w:left w:val="nil"/>
              <w:bottom w:val="single" w:color="auto" w:sz="12" w:space="0"/>
              <w:right w:val="nil"/>
            </w:tcBorders>
            <w:tcMar>
              <w:top w:w="-1" w:type="dxa"/>
              <w:left w:w="-1" w:type="dxa"/>
              <w:bottom w:w="-1" w:type="dxa"/>
              <w:right w:w="-1" w:type="dxa"/>
            </w:tcMar>
            <w:vAlign w:val="center"/>
          </w:tcPr>
          <w:p w14:paraId="612B2F65">
            <w:pPr>
              <w:snapToGrid w:val="0"/>
              <w:jc w:val="center"/>
              <w:rPr>
                <w:rFonts w:ascii="宋体"/>
                <w:sz w:val="24"/>
              </w:rPr>
            </w:pPr>
          </w:p>
        </w:tc>
        <w:tc>
          <w:tcPr>
            <w:tcW w:w="1701" w:type="dxa"/>
            <w:tcBorders>
              <w:top w:val="nil"/>
              <w:left w:val="nil"/>
              <w:bottom w:val="single" w:color="auto" w:sz="12" w:space="0"/>
              <w:right w:val="nil"/>
            </w:tcBorders>
            <w:tcMar>
              <w:top w:w="-1" w:type="dxa"/>
              <w:left w:w="-1" w:type="dxa"/>
              <w:bottom w:w="-1" w:type="dxa"/>
              <w:right w:w="-1" w:type="dxa"/>
            </w:tcMar>
            <w:vAlign w:val="center"/>
          </w:tcPr>
          <w:p w14:paraId="50C62A6E">
            <w:pPr>
              <w:snapToGrid w:val="0"/>
              <w:jc w:val="center"/>
              <w:rPr>
                <w:rFonts w:ascii="宋体"/>
                <w:sz w:val="24"/>
              </w:rPr>
            </w:pPr>
            <w:r>
              <w:rPr>
                <w:rFonts w:hint="eastAsia" w:ascii="宋体"/>
                <w:sz w:val="24"/>
              </w:rPr>
              <w:t>docker</w:t>
            </w:r>
          </w:p>
        </w:tc>
        <w:tc>
          <w:tcPr>
            <w:tcW w:w="4111" w:type="dxa"/>
            <w:tcBorders>
              <w:top w:val="nil"/>
              <w:left w:val="nil"/>
              <w:bottom w:val="single" w:color="auto" w:sz="12" w:space="0"/>
              <w:right w:val="nil"/>
            </w:tcBorders>
            <w:tcMar>
              <w:top w:w="-1" w:type="dxa"/>
              <w:left w:w="-1" w:type="dxa"/>
              <w:bottom w:w="-1" w:type="dxa"/>
              <w:right w:w="-1" w:type="dxa"/>
            </w:tcMar>
            <w:vAlign w:val="center"/>
          </w:tcPr>
          <w:p w14:paraId="5D5697A6">
            <w:pPr>
              <w:snapToGrid w:val="0"/>
              <w:jc w:val="left"/>
              <w:rPr>
                <w:rFonts w:ascii="宋体"/>
                <w:sz w:val="24"/>
              </w:rPr>
            </w:pPr>
            <w:r>
              <w:rPr>
                <w:rFonts w:hint="eastAsia" w:ascii="宋体" w:hAnsi="宋体"/>
                <w:bCs/>
                <w:sz w:val="24"/>
                <w:szCs w:val="24"/>
              </w:rPr>
              <w:t>Docker version 28.1.1</w:t>
            </w:r>
          </w:p>
        </w:tc>
        <w:tc>
          <w:tcPr>
            <w:tcW w:w="2505" w:type="dxa"/>
            <w:tcBorders>
              <w:top w:val="nil"/>
              <w:left w:val="nil"/>
              <w:bottom w:val="single" w:color="auto" w:sz="12" w:space="0"/>
              <w:right w:val="nil"/>
            </w:tcBorders>
            <w:tcMar>
              <w:top w:w="-1" w:type="dxa"/>
              <w:left w:w="-1" w:type="dxa"/>
              <w:bottom w:w="-1" w:type="dxa"/>
              <w:right w:w="-1" w:type="dxa"/>
            </w:tcMar>
            <w:vAlign w:val="center"/>
          </w:tcPr>
          <w:p w14:paraId="5E04A567">
            <w:pPr>
              <w:snapToGrid w:val="0"/>
              <w:jc w:val="both"/>
              <w:rPr>
                <w:rFonts w:ascii="宋体"/>
                <w:sz w:val="24"/>
              </w:rPr>
            </w:pPr>
            <w:r>
              <w:rPr>
                <w:rFonts w:hint="eastAsia" w:ascii="宋体"/>
                <w:sz w:val="24"/>
              </w:rPr>
              <w:t>用于模拟分布式网络集群</w:t>
            </w:r>
          </w:p>
        </w:tc>
      </w:tr>
    </w:tbl>
    <w:p w14:paraId="02D4BA34">
      <w:pPr>
        <w:spacing w:line="360" w:lineRule="auto"/>
        <w:ind w:left="0"/>
        <w:jc w:val="left"/>
        <w:rPr>
          <w:rFonts w:hint="eastAsia" w:ascii="宋体" w:hAnsi="宋体"/>
          <w:sz w:val="24"/>
          <w:szCs w:val="24"/>
        </w:rPr>
      </w:pPr>
    </w:p>
    <w:p w14:paraId="35F80953">
      <w:pPr>
        <w:spacing w:line="360" w:lineRule="auto"/>
        <w:jc w:val="left"/>
        <w:rPr>
          <w:rFonts w:ascii="宋体" w:hAnsi="宋体" w:cs="宋体"/>
          <w:b/>
          <w:bCs/>
          <w:kern w:val="0"/>
          <w:sz w:val="28"/>
          <w:szCs w:val="28"/>
        </w:rPr>
      </w:pPr>
      <w:r>
        <w:rPr>
          <w:rFonts w:hint="eastAsia" w:ascii="宋体" w:hAnsi="宋体" w:cs="宋体"/>
          <w:b/>
          <w:bCs/>
          <w:kern w:val="0"/>
          <w:sz w:val="28"/>
          <w:szCs w:val="28"/>
        </w:rPr>
        <w:t>4、 课题研究进度安排</w:t>
      </w:r>
    </w:p>
    <w:p w14:paraId="078A83FC">
      <w:pPr>
        <w:jc w:val="center"/>
        <w:rPr>
          <w:rFonts w:ascii="楷体_GB2312" w:hAnsi="宋体" w:eastAsia="楷体_GB2312"/>
          <w:color w:val="FF0000"/>
          <w:sz w:val="24"/>
          <w:szCs w:val="24"/>
        </w:rPr>
      </w:pPr>
      <w:r>
        <w:rPr>
          <w:rFonts w:hint="eastAsia"/>
          <w:sz w:val="24"/>
          <w:szCs w:val="24"/>
        </w:rPr>
        <w:t>表2 课题研究进度安排表</w:t>
      </w:r>
    </w:p>
    <w:tbl>
      <w:tblPr>
        <w:tblStyle w:val="16"/>
        <w:tblW w:w="8522" w:type="dxa"/>
        <w:jc w:val="center"/>
        <w:tblBorders>
          <w:top w:val="none" w:color="000000" w:sz="4" w:space="0"/>
          <w:left w:val="none" w:color="auto" w:sz="0" w:space="0"/>
          <w:bottom w:val="none" w:color="000000" w:sz="4" w:space="0"/>
          <w:right w:val="none" w:color="auto" w:sz="0" w:space="0"/>
          <w:insideH w:val="none" w:color="000000" w:sz="4" w:space="0"/>
          <w:insideV w:val="none" w:color="auto" w:sz="0" w:space="0"/>
        </w:tblBorders>
        <w:tblLayout w:type="autofit"/>
        <w:tblCellMar>
          <w:top w:w="0" w:type="dxa"/>
          <w:left w:w="108" w:type="dxa"/>
          <w:bottom w:w="0" w:type="dxa"/>
          <w:right w:w="108" w:type="dxa"/>
        </w:tblCellMar>
      </w:tblPr>
      <w:tblGrid>
        <w:gridCol w:w="1566"/>
        <w:gridCol w:w="1944"/>
        <w:gridCol w:w="5012"/>
      </w:tblGrid>
      <w:tr w14:paraId="5CE3C112">
        <w:tblPrEx>
          <w:tblBorders>
            <w:top w:val="none" w:color="000000" w:sz="4" w:space="0"/>
            <w:left w:val="none" w:color="auto" w:sz="0" w:space="0"/>
            <w:bottom w:val="none" w:color="000000" w:sz="4" w:space="0"/>
            <w:right w:val="none" w:color="auto" w:sz="0" w:space="0"/>
            <w:insideH w:val="none" w:color="000000" w:sz="4" w:space="0"/>
            <w:insideV w:val="none" w:color="auto" w:sz="0"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67F601F5">
            <w:pPr>
              <w:snapToGrid w:val="0"/>
              <w:jc w:val="center"/>
              <w:rPr>
                <w:b/>
                <w:sz w:val="24"/>
                <w:szCs w:val="24"/>
              </w:rPr>
            </w:pPr>
            <w:r>
              <w:rPr>
                <w:rFonts w:hint="eastAsia"/>
                <w:b/>
                <w:sz w:val="24"/>
                <w:szCs w:val="24"/>
              </w:rPr>
              <w:t>学期</w:t>
            </w:r>
          </w:p>
        </w:tc>
        <w:tc>
          <w:tcPr>
            <w:tcW w:w="1944" w:type="dxa"/>
            <w:tcBorders>
              <w:top w:val="single" w:color="auto" w:sz="12" w:space="0"/>
              <w:left w:val="nil"/>
              <w:bottom w:val="single" w:color="auto" w:sz="4" w:space="0"/>
              <w:right w:val="nil"/>
            </w:tcBorders>
            <w:tcMar>
              <w:top w:w="-1" w:type="dxa"/>
              <w:left w:w="-1" w:type="dxa"/>
              <w:bottom w:w="-1" w:type="dxa"/>
              <w:right w:w="-1" w:type="dxa"/>
            </w:tcMar>
            <w:vAlign w:val="center"/>
          </w:tcPr>
          <w:p w14:paraId="63B602AC">
            <w:pPr>
              <w:snapToGrid w:val="0"/>
              <w:jc w:val="center"/>
              <w:rPr>
                <w:b/>
                <w:sz w:val="24"/>
                <w:szCs w:val="24"/>
              </w:rPr>
            </w:pPr>
            <w:r>
              <w:rPr>
                <w:rFonts w:hint="eastAsia"/>
                <w:b/>
                <w:sz w:val="24"/>
                <w:szCs w:val="24"/>
              </w:rPr>
              <w:t>周次</w:t>
            </w:r>
          </w:p>
        </w:tc>
        <w:tc>
          <w:tcPr>
            <w:tcW w:w="5012" w:type="dxa"/>
            <w:tcBorders>
              <w:top w:val="single" w:color="auto" w:sz="12" w:space="0"/>
              <w:left w:val="nil"/>
              <w:bottom w:val="single" w:color="auto" w:sz="4" w:space="0"/>
              <w:right w:val="nil"/>
            </w:tcBorders>
            <w:tcMar>
              <w:top w:w="-1" w:type="dxa"/>
              <w:left w:w="-1" w:type="dxa"/>
              <w:bottom w:w="-1" w:type="dxa"/>
              <w:right w:w="-1" w:type="dxa"/>
            </w:tcMar>
            <w:vAlign w:val="center"/>
          </w:tcPr>
          <w:p w14:paraId="58916530">
            <w:pPr>
              <w:snapToGrid w:val="0"/>
              <w:jc w:val="center"/>
              <w:rPr>
                <w:b/>
                <w:sz w:val="24"/>
                <w:szCs w:val="24"/>
              </w:rPr>
            </w:pPr>
            <w:r>
              <w:rPr>
                <w:rFonts w:hint="eastAsia"/>
                <w:b/>
                <w:sz w:val="24"/>
                <w:szCs w:val="24"/>
              </w:rPr>
              <w:t>工作任务</w:t>
            </w:r>
          </w:p>
        </w:tc>
      </w:tr>
      <w:tr w14:paraId="334820C0">
        <w:tblPrEx>
          <w:tblBorders>
            <w:top w:val="none" w:color="000000" w:sz="4" w:space="0"/>
            <w:left w:val="none" w:color="auto" w:sz="0" w:space="0"/>
            <w:bottom w:val="none" w:color="000000" w:sz="4" w:space="0"/>
            <w:right w:val="none" w:color="auto" w:sz="0" w:space="0"/>
            <w:insideH w:val="none" w:color="000000" w:sz="4" w:space="0"/>
            <w:insideV w:val="none" w:color="auto" w:sz="0" w:space="0"/>
          </w:tblBorders>
          <w:tblCellMar>
            <w:top w:w="0" w:type="dxa"/>
            <w:left w:w="108" w:type="dxa"/>
            <w:bottom w:w="0" w:type="dxa"/>
            <w:right w:w="108" w:type="dxa"/>
          </w:tblCellMar>
        </w:tblPrEx>
        <w:trPr>
          <w:jc w:val="center"/>
        </w:trPr>
        <w:tc>
          <w:tcPr>
            <w:tcW w:w="0" w:type="auto"/>
            <w:vMerge w:val="restart"/>
            <w:tcBorders>
              <w:top w:val="single" w:color="auto" w:sz="4" w:space="0"/>
              <w:left w:val="nil"/>
              <w:bottom w:val="nil"/>
              <w:right w:val="nil"/>
            </w:tcBorders>
            <w:tcMar>
              <w:top w:w="-1" w:type="dxa"/>
              <w:left w:w="-1" w:type="dxa"/>
              <w:bottom w:w="-1" w:type="dxa"/>
              <w:right w:w="-1" w:type="dxa"/>
            </w:tcMar>
            <w:vAlign w:val="center"/>
          </w:tcPr>
          <w:p w14:paraId="2872B931">
            <w:pPr>
              <w:snapToGrid w:val="0"/>
              <w:jc w:val="center"/>
              <w:rPr>
                <w:rFonts w:ascii="宋体"/>
                <w:sz w:val="24"/>
                <w:szCs w:val="24"/>
              </w:rPr>
            </w:pPr>
            <w:r>
              <w:rPr>
                <w:rFonts w:hint="eastAsia" w:ascii="宋体"/>
                <w:sz w:val="24"/>
                <w:szCs w:val="24"/>
              </w:rPr>
              <w:t>20</w:t>
            </w:r>
            <w:r>
              <w:rPr>
                <w:rFonts w:ascii="宋体"/>
                <w:sz w:val="24"/>
                <w:szCs w:val="24"/>
              </w:rPr>
              <w:t>2</w:t>
            </w:r>
            <w:r>
              <w:rPr>
                <w:rFonts w:hint="eastAsia" w:ascii="宋体"/>
                <w:sz w:val="24"/>
                <w:szCs w:val="24"/>
              </w:rPr>
              <w:t>5-20</w:t>
            </w:r>
            <w:r>
              <w:rPr>
                <w:rFonts w:ascii="宋体"/>
                <w:sz w:val="24"/>
                <w:szCs w:val="24"/>
              </w:rPr>
              <w:t>2</w:t>
            </w:r>
            <w:r>
              <w:rPr>
                <w:rFonts w:hint="eastAsia" w:ascii="宋体"/>
                <w:sz w:val="24"/>
                <w:szCs w:val="24"/>
              </w:rPr>
              <w:t>6学年度</w:t>
            </w:r>
          </w:p>
          <w:p w14:paraId="5437449F">
            <w:pPr>
              <w:snapToGrid w:val="0"/>
              <w:jc w:val="center"/>
              <w:rPr>
                <w:rFonts w:ascii="宋体"/>
                <w:sz w:val="24"/>
                <w:szCs w:val="24"/>
              </w:rPr>
            </w:pPr>
            <w:r>
              <w:rPr>
                <w:rFonts w:hint="eastAsia" w:ascii="宋体"/>
                <w:sz w:val="24"/>
                <w:szCs w:val="24"/>
              </w:rPr>
              <w:t>第一学期</w:t>
            </w:r>
          </w:p>
        </w:tc>
        <w:tc>
          <w:tcPr>
            <w:tcW w:w="1944" w:type="dxa"/>
            <w:tcBorders>
              <w:top w:val="single" w:color="auto" w:sz="4" w:space="0"/>
              <w:left w:val="nil"/>
              <w:bottom w:val="nil"/>
              <w:right w:val="nil"/>
            </w:tcBorders>
            <w:tcMar>
              <w:top w:w="-1" w:type="dxa"/>
              <w:left w:w="-1" w:type="dxa"/>
              <w:bottom w:w="-1" w:type="dxa"/>
              <w:right w:w="-1" w:type="dxa"/>
            </w:tcMar>
            <w:vAlign w:val="center"/>
          </w:tcPr>
          <w:p w14:paraId="67506DF6">
            <w:pPr>
              <w:snapToGrid w:val="0"/>
              <w:jc w:val="center"/>
              <w:rPr>
                <w:rFonts w:ascii="宋体"/>
                <w:sz w:val="24"/>
                <w:szCs w:val="24"/>
              </w:rPr>
            </w:pPr>
            <w:r>
              <w:rPr>
                <w:rFonts w:hint="eastAsia" w:ascii="宋体"/>
                <w:sz w:val="24"/>
                <w:szCs w:val="24"/>
              </w:rPr>
              <w:t>17周—18周</w:t>
            </w:r>
          </w:p>
        </w:tc>
        <w:tc>
          <w:tcPr>
            <w:tcW w:w="5012" w:type="dxa"/>
            <w:tcBorders>
              <w:top w:val="single" w:color="auto" w:sz="4" w:space="0"/>
              <w:left w:val="nil"/>
              <w:bottom w:val="nil"/>
              <w:right w:val="nil"/>
            </w:tcBorders>
            <w:tcMar>
              <w:top w:w="-1" w:type="dxa"/>
              <w:left w:w="-1" w:type="dxa"/>
              <w:bottom w:w="-1" w:type="dxa"/>
              <w:right w:w="-1" w:type="dxa"/>
            </w:tcMar>
            <w:vAlign w:val="center"/>
          </w:tcPr>
          <w:p w14:paraId="13976D48">
            <w:pPr>
              <w:snapToGrid w:val="0"/>
              <w:jc w:val="both"/>
              <w:rPr>
                <w:rFonts w:ascii="宋体"/>
                <w:sz w:val="24"/>
                <w:szCs w:val="24"/>
              </w:rPr>
            </w:pPr>
            <w:r>
              <w:rPr>
                <w:rFonts w:hint="eastAsia" w:ascii="宋体" w:hAnsi="宋体" w:cs="宋体"/>
                <w:bCs/>
                <w:kern w:val="0"/>
                <w:sz w:val="24"/>
                <w:szCs w:val="24"/>
              </w:rPr>
              <w:t>调研文献，确定系统需求。</w:t>
            </w:r>
          </w:p>
        </w:tc>
      </w:tr>
      <w:tr w14:paraId="535B89C5">
        <w:tblPrEx>
          <w:tblBorders>
            <w:top w:val="none" w:color="000000" w:sz="4" w:space="0"/>
            <w:left w:val="none" w:color="auto" w:sz="0" w:space="0"/>
            <w:bottom w:val="none" w:color="000000" w:sz="4" w:space="0"/>
            <w:right w:val="none" w:color="auto" w:sz="0" w:space="0"/>
            <w:insideH w:val="none" w:color="000000" w:sz="4" w:space="0"/>
            <w:insideV w:val="none" w:color="auto" w:sz="0" w:space="0"/>
          </w:tblBorders>
          <w:tblCellMar>
            <w:top w:w="0" w:type="dxa"/>
            <w:left w:w="108" w:type="dxa"/>
            <w:bottom w:w="0" w:type="dxa"/>
            <w:right w:w="108" w:type="dxa"/>
          </w:tblCellMar>
        </w:tblPrEx>
        <w:trPr>
          <w:jc w:val="center"/>
        </w:trPr>
        <w:tc>
          <w:tcPr>
            <w:tcW w:w="0" w:type="auto"/>
            <w:vMerge w:val="continue"/>
            <w:tcBorders>
              <w:top w:val="nil"/>
              <w:left w:val="nil"/>
              <w:bottom w:val="nil"/>
              <w:right w:val="nil"/>
            </w:tcBorders>
            <w:tcMar>
              <w:top w:w="-1" w:type="dxa"/>
              <w:left w:w="-1" w:type="dxa"/>
              <w:bottom w:w="-1" w:type="dxa"/>
              <w:right w:w="-1" w:type="dxa"/>
            </w:tcMar>
            <w:vAlign w:val="center"/>
          </w:tcPr>
          <w:p w14:paraId="711D2510">
            <w:pPr>
              <w:snapToGrid w:val="0"/>
              <w:jc w:val="center"/>
              <w:rPr>
                <w:rFonts w:ascii="宋体"/>
                <w:sz w:val="24"/>
              </w:rPr>
            </w:pPr>
          </w:p>
        </w:tc>
        <w:tc>
          <w:tcPr>
            <w:tcW w:w="1944" w:type="dxa"/>
            <w:tcBorders>
              <w:top w:val="nil"/>
              <w:left w:val="nil"/>
              <w:bottom w:val="single" w:color="auto" w:sz="4" w:space="0"/>
              <w:right w:val="nil"/>
            </w:tcBorders>
            <w:tcMar>
              <w:top w:w="-1" w:type="dxa"/>
              <w:left w:w="-1" w:type="dxa"/>
              <w:bottom w:w="-1" w:type="dxa"/>
              <w:right w:w="-1" w:type="dxa"/>
            </w:tcMar>
            <w:vAlign w:val="center"/>
          </w:tcPr>
          <w:p w14:paraId="0623C350">
            <w:pPr>
              <w:snapToGrid w:val="0"/>
              <w:jc w:val="center"/>
              <w:rPr>
                <w:rFonts w:ascii="宋体"/>
                <w:sz w:val="24"/>
                <w:szCs w:val="24"/>
              </w:rPr>
            </w:pPr>
            <w:r>
              <w:rPr>
                <w:rFonts w:hint="eastAsia" w:ascii="宋体"/>
                <w:sz w:val="24"/>
                <w:szCs w:val="24"/>
              </w:rPr>
              <w:t>19周—20周</w:t>
            </w:r>
          </w:p>
        </w:tc>
        <w:tc>
          <w:tcPr>
            <w:tcW w:w="5012" w:type="dxa"/>
            <w:tcBorders>
              <w:top w:val="nil"/>
              <w:left w:val="nil"/>
              <w:bottom w:val="single" w:color="auto" w:sz="4" w:space="0"/>
              <w:right w:val="nil"/>
            </w:tcBorders>
            <w:tcMar>
              <w:top w:w="-1" w:type="dxa"/>
              <w:left w:w="-1" w:type="dxa"/>
              <w:bottom w:w="-1" w:type="dxa"/>
              <w:right w:w="-1" w:type="dxa"/>
            </w:tcMar>
            <w:vAlign w:val="center"/>
          </w:tcPr>
          <w:p w14:paraId="25088824">
            <w:pPr>
              <w:widowControl/>
              <w:snapToGrid w:val="0"/>
              <w:jc w:val="both"/>
              <w:rPr>
                <w:rFonts w:ascii="宋体"/>
                <w:sz w:val="24"/>
                <w:szCs w:val="24"/>
              </w:rPr>
            </w:pPr>
            <w:r>
              <w:rPr>
                <w:rFonts w:hint="eastAsia" w:ascii="宋体" w:hAnsi="宋体" w:cs="宋体"/>
                <w:color w:val="000000"/>
                <w:kern w:val="0"/>
                <w:sz w:val="24"/>
                <w:szCs w:val="24"/>
                <w:lang w:bidi="ar"/>
              </w:rPr>
              <w:t>完成文献翻译</w:t>
            </w:r>
          </w:p>
        </w:tc>
      </w:tr>
      <w:tr w14:paraId="73207CF5">
        <w:tblPrEx>
          <w:tblBorders>
            <w:top w:val="none" w:color="000000" w:sz="4" w:space="0"/>
            <w:left w:val="none" w:color="auto" w:sz="0" w:space="0"/>
            <w:bottom w:val="none" w:color="000000" w:sz="4" w:space="0"/>
            <w:right w:val="none" w:color="auto" w:sz="0" w:space="0"/>
            <w:insideH w:val="none" w:color="000000" w:sz="4" w:space="0"/>
            <w:insideV w:val="none" w:color="auto" w:sz="0" w:space="0"/>
          </w:tblBorders>
          <w:tblCellMar>
            <w:top w:w="0" w:type="dxa"/>
            <w:left w:w="108" w:type="dxa"/>
            <w:bottom w:w="0" w:type="dxa"/>
            <w:right w:w="108" w:type="dxa"/>
          </w:tblCellMar>
        </w:tblPrEx>
        <w:trPr>
          <w:jc w:val="center"/>
        </w:trPr>
        <w:tc>
          <w:tcPr>
            <w:tcW w:w="1566" w:type="dxa"/>
            <w:vMerge w:val="restart"/>
            <w:tcBorders>
              <w:top w:val="nil"/>
              <w:left w:val="nil"/>
              <w:right w:val="nil"/>
            </w:tcBorders>
            <w:tcMar>
              <w:top w:w="-1" w:type="dxa"/>
              <w:left w:w="-1" w:type="dxa"/>
              <w:bottom w:w="-1" w:type="dxa"/>
              <w:right w:w="-1" w:type="dxa"/>
            </w:tcMar>
            <w:vAlign w:val="center"/>
          </w:tcPr>
          <w:p w14:paraId="79C12959">
            <w:pPr>
              <w:snapToGrid w:val="0"/>
              <w:jc w:val="center"/>
              <w:rPr>
                <w:rFonts w:ascii="宋体"/>
                <w:sz w:val="24"/>
                <w:szCs w:val="24"/>
              </w:rPr>
            </w:pPr>
            <w:r>
              <w:rPr>
                <w:rFonts w:hint="eastAsia" w:ascii="宋体"/>
                <w:sz w:val="24"/>
                <w:szCs w:val="24"/>
              </w:rPr>
              <w:t>20</w:t>
            </w:r>
            <w:r>
              <w:rPr>
                <w:rFonts w:ascii="宋体"/>
                <w:sz w:val="24"/>
                <w:szCs w:val="24"/>
              </w:rPr>
              <w:t>2</w:t>
            </w:r>
            <w:r>
              <w:rPr>
                <w:rFonts w:hint="eastAsia" w:ascii="宋体"/>
                <w:sz w:val="24"/>
                <w:szCs w:val="24"/>
              </w:rPr>
              <w:t>5-20</w:t>
            </w:r>
            <w:r>
              <w:rPr>
                <w:rFonts w:ascii="宋体"/>
                <w:sz w:val="24"/>
                <w:szCs w:val="24"/>
              </w:rPr>
              <w:t>2</w:t>
            </w:r>
            <w:r>
              <w:rPr>
                <w:rFonts w:hint="eastAsia" w:ascii="宋体"/>
                <w:sz w:val="24"/>
                <w:szCs w:val="24"/>
              </w:rPr>
              <w:t>6学年度</w:t>
            </w:r>
          </w:p>
          <w:p w14:paraId="025C32EC">
            <w:pPr>
              <w:snapToGrid w:val="0"/>
              <w:jc w:val="center"/>
              <w:rPr>
                <w:rFonts w:ascii="宋体"/>
                <w:sz w:val="24"/>
                <w:szCs w:val="24"/>
              </w:rPr>
            </w:pPr>
            <w:r>
              <w:rPr>
                <w:rFonts w:hint="eastAsia" w:ascii="宋体"/>
                <w:sz w:val="24"/>
                <w:szCs w:val="24"/>
              </w:rPr>
              <w:t>第二学期</w:t>
            </w:r>
          </w:p>
        </w:tc>
        <w:tc>
          <w:tcPr>
            <w:tcW w:w="1944" w:type="dxa"/>
            <w:tcBorders>
              <w:top w:val="single" w:color="auto" w:sz="4" w:space="0"/>
              <w:left w:val="nil"/>
              <w:bottom w:val="nil"/>
              <w:right w:val="nil"/>
            </w:tcBorders>
            <w:tcMar>
              <w:top w:w="-1" w:type="dxa"/>
              <w:left w:w="-1" w:type="dxa"/>
              <w:bottom w:w="-1" w:type="dxa"/>
              <w:right w:w="-1" w:type="dxa"/>
            </w:tcMar>
            <w:vAlign w:val="center"/>
          </w:tcPr>
          <w:p w14:paraId="261A3751">
            <w:pPr>
              <w:snapToGrid w:val="0"/>
              <w:jc w:val="center"/>
              <w:rPr>
                <w:rFonts w:ascii="宋体" w:hAnsi="宋体"/>
                <w:sz w:val="24"/>
                <w:szCs w:val="24"/>
              </w:rPr>
            </w:pPr>
            <w:r>
              <w:rPr>
                <w:rFonts w:hint="eastAsia" w:ascii="宋体"/>
                <w:sz w:val="24"/>
                <w:szCs w:val="24"/>
              </w:rPr>
              <w:t>1周—2周</w:t>
            </w:r>
          </w:p>
        </w:tc>
        <w:tc>
          <w:tcPr>
            <w:tcW w:w="5012" w:type="dxa"/>
            <w:tcBorders>
              <w:top w:val="single" w:color="auto" w:sz="4" w:space="0"/>
              <w:left w:val="nil"/>
              <w:bottom w:val="nil"/>
              <w:right w:val="nil"/>
            </w:tcBorders>
            <w:tcMar>
              <w:top w:w="-1" w:type="dxa"/>
              <w:left w:w="-1" w:type="dxa"/>
              <w:bottom w:w="-1" w:type="dxa"/>
              <w:right w:w="-1" w:type="dxa"/>
            </w:tcMar>
            <w:vAlign w:val="center"/>
          </w:tcPr>
          <w:p w14:paraId="56C8DF04">
            <w:pPr>
              <w:snapToGrid w:val="0"/>
              <w:jc w:val="both"/>
              <w:rPr>
                <w:rFonts w:ascii="宋体" w:hAnsi="宋体"/>
                <w:sz w:val="24"/>
                <w:szCs w:val="24"/>
              </w:rPr>
            </w:pPr>
            <w:r>
              <w:rPr>
                <w:rFonts w:hint="eastAsia" w:ascii="宋体" w:hAnsi="宋体" w:cs="宋体"/>
                <w:bCs/>
                <w:kern w:val="0"/>
                <w:sz w:val="24"/>
                <w:szCs w:val="24"/>
              </w:rPr>
              <w:t>完成开题报告,配置系统编程环境</w:t>
            </w:r>
          </w:p>
        </w:tc>
      </w:tr>
      <w:tr w14:paraId="607E58A8">
        <w:tblPrEx>
          <w:tblBorders>
            <w:top w:val="none" w:color="000000" w:sz="4" w:space="0"/>
            <w:left w:val="none" w:color="auto" w:sz="0" w:space="0"/>
            <w:bottom w:val="none" w:color="000000" w:sz="4" w:space="0"/>
            <w:right w:val="none" w:color="auto" w:sz="0" w:space="0"/>
            <w:insideH w:val="none" w:color="000000" w:sz="4" w:space="0"/>
            <w:insideV w:val="none" w:color="auto" w:sz="0" w:space="0"/>
          </w:tblBorders>
          <w:tblCellMar>
            <w:top w:w="0" w:type="dxa"/>
            <w:left w:w="108" w:type="dxa"/>
            <w:bottom w:w="0" w:type="dxa"/>
            <w:right w:w="108" w:type="dxa"/>
          </w:tblCellMar>
        </w:tblPrEx>
        <w:trPr>
          <w:jc w:val="center"/>
        </w:trPr>
        <w:tc>
          <w:tcPr>
            <w:tcW w:w="1566" w:type="dxa"/>
            <w:vMerge w:val="continue"/>
            <w:tcBorders>
              <w:left w:val="nil"/>
              <w:right w:val="nil"/>
            </w:tcBorders>
            <w:tcMar>
              <w:top w:w="-1" w:type="dxa"/>
              <w:left w:w="-1" w:type="dxa"/>
              <w:bottom w:w="-1" w:type="dxa"/>
              <w:right w:w="-1" w:type="dxa"/>
            </w:tcMar>
            <w:vAlign w:val="center"/>
          </w:tcPr>
          <w:p w14:paraId="4066C169">
            <w:pPr>
              <w:snapToGrid w:val="0"/>
              <w:jc w:val="center"/>
              <w:rPr>
                <w:rFonts w:ascii="宋体"/>
                <w:sz w:val="24"/>
              </w:rPr>
            </w:pPr>
          </w:p>
        </w:tc>
        <w:tc>
          <w:tcPr>
            <w:tcW w:w="1944" w:type="dxa"/>
            <w:tcBorders>
              <w:top w:val="nil"/>
              <w:left w:val="nil"/>
              <w:bottom w:val="nil"/>
              <w:right w:val="nil"/>
            </w:tcBorders>
            <w:tcMar>
              <w:top w:w="-1" w:type="dxa"/>
              <w:left w:w="-1" w:type="dxa"/>
              <w:bottom w:w="-1" w:type="dxa"/>
              <w:right w:w="-1" w:type="dxa"/>
            </w:tcMar>
            <w:vAlign w:val="center"/>
          </w:tcPr>
          <w:p w14:paraId="41169D1B">
            <w:pPr>
              <w:snapToGrid w:val="0"/>
              <w:jc w:val="center"/>
              <w:rPr>
                <w:rFonts w:ascii="宋体"/>
                <w:sz w:val="24"/>
                <w:szCs w:val="24"/>
              </w:rPr>
            </w:pPr>
            <w:r>
              <w:rPr>
                <w:rFonts w:hint="eastAsia" w:ascii="宋体"/>
                <w:sz w:val="24"/>
                <w:szCs w:val="24"/>
              </w:rPr>
              <w:t>3周—4周</w:t>
            </w:r>
          </w:p>
        </w:tc>
        <w:tc>
          <w:tcPr>
            <w:tcW w:w="5012" w:type="dxa"/>
            <w:tcBorders>
              <w:top w:val="nil"/>
              <w:left w:val="nil"/>
              <w:bottom w:val="nil"/>
              <w:right w:val="nil"/>
            </w:tcBorders>
            <w:tcMar>
              <w:top w:w="-1" w:type="dxa"/>
              <w:left w:w="-1" w:type="dxa"/>
              <w:bottom w:w="-1" w:type="dxa"/>
              <w:right w:w="-1" w:type="dxa"/>
            </w:tcMar>
            <w:vAlign w:val="center"/>
          </w:tcPr>
          <w:p w14:paraId="1B95E4FC">
            <w:pPr>
              <w:snapToGrid w:val="0"/>
              <w:jc w:val="both"/>
              <w:rPr>
                <w:rFonts w:ascii="宋体"/>
                <w:sz w:val="24"/>
                <w:szCs w:val="24"/>
              </w:rPr>
            </w:pPr>
            <w:r>
              <w:rPr>
                <w:rFonts w:hint="eastAsia" w:ascii="宋体" w:hAnsi="宋体" w:cs="宋体"/>
                <w:bCs/>
                <w:kern w:val="0"/>
                <w:sz w:val="24"/>
                <w:szCs w:val="24"/>
              </w:rPr>
              <w:t>深入学习 Rust 异步编程模型及纠删码数学原理</w:t>
            </w:r>
          </w:p>
        </w:tc>
      </w:tr>
      <w:tr w14:paraId="61B815C0">
        <w:tblPrEx>
          <w:tblBorders>
            <w:top w:val="none" w:color="000000" w:sz="4" w:space="0"/>
            <w:left w:val="none" w:color="auto" w:sz="0" w:space="0"/>
            <w:bottom w:val="none" w:color="000000" w:sz="4" w:space="0"/>
            <w:right w:val="none" w:color="auto" w:sz="0" w:space="0"/>
            <w:insideH w:val="none" w:color="000000" w:sz="4" w:space="0"/>
            <w:insideV w:val="none" w:color="auto" w:sz="0" w:space="0"/>
          </w:tblBorders>
          <w:tblCellMar>
            <w:top w:w="0" w:type="dxa"/>
            <w:left w:w="108" w:type="dxa"/>
            <w:bottom w:w="0" w:type="dxa"/>
            <w:right w:w="108" w:type="dxa"/>
          </w:tblCellMar>
        </w:tblPrEx>
        <w:trPr>
          <w:jc w:val="center"/>
        </w:trPr>
        <w:tc>
          <w:tcPr>
            <w:tcW w:w="1566" w:type="dxa"/>
            <w:vMerge w:val="continue"/>
            <w:tcBorders>
              <w:left w:val="nil"/>
              <w:right w:val="nil"/>
            </w:tcBorders>
            <w:tcMar>
              <w:top w:w="-1" w:type="dxa"/>
              <w:left w:w="-1" w:type="dxa"/>
              <w:bottom w:w="-1" w:type="dxa"/>
              <w:right w:w="-1" w:type="dxa"/>
            </w:tcMar>
            <w:vAlign w:val="center"/>
          </w:tcPr>
          <w:p w14:paraId="6A1C1F50">
            <w:pPr>
              <w:snapToGrid w:val="0"/>
              <w:jc w:val="center"/>
              <w:rPr>
                <w:rFonts w:ascii="宋体"/>
                <w:sz w:val="24"/>
                <w:szCs w:val="24"/>
              </w:rPr>
            </w:pPr>
          </w:p>
        </w:tc>
        <w:tc>
          <w:tcPr>
            <w:tcW w:w="1944" w:type="dxa"/>
            <w:tcBorders>
              <w:top w:val="nil"/>
              <w:left w:val="nil"/>
              <w:bottom w:val="nil"/>
              <w:right w:val="nil"/>
            </w:tcBorders>
            <w:tcMar>
              <w:top w:w="-1" w:type="dxa"/>
              <w:left w:w="-1" w:type="dxa"/>
              <w:bottom w:w="-1" w:type="dxa"/>
              <w:right w:w="-1" w:type="dxa"/>
            </w:tcMar>
            <w:vAlign w:val="center"/>
          </w:tcPr>
          <w:p w14:paraId="53EA2AAF">
            <w:pPr>
              <w:snapToGrid w:val="0"/>
              <w:jc w:val="center"/>
              <w:rPr>
                <w:rFonts w:ascii="宋体"/>
                <w:sz w:val="24"/>
                <w:szCs w:val="24"/>
              </w:rPr>
            </w:pPr>
            <w:r>
              <w:rPr>
                <w:rFonts w:hint="eastAsia" w:ascii="宋体"/>
                <w:sz w:val="24"/>
                <w:szCs w:val="24"/>
              </w:rPr>
              <w:t>5周—6周</w:t>
            </w:r>
          </w:p>
        </w:tc>
        <w:tc>
          <w:tcPr>
            <w:tcW w:w="5012" w:type="dxa"/>
            <w:tcBorders>
              <w:top w:val="nil"/>
              <w:left w:val="nil"/>
              <w:bottom w:val="nil"/>
              <w:right w:val="nil"/>
            </w:tcBorders>
            <w:tcMar>
              <w:top w:w="-1" w:type="dxa"/>
              <w:left w:w="-1" w:type="dxa"/>
              <w:bottom w:w="-1" w:type="dxa"/>
              <w:right w:w="-1" w:type="dxa"/>
            </w:tcMar>
            <w:vAlign w:val="center"/>
          </w:tcPr>
          <w:p w14:paraId="5974679F">
            <w:pPr>
              <w:snapToGrid w:val="0"/>
              <w:jc w:val="both"/>
              <w:rPr>
                <w:rFonts w:ascii="宋体" w:hAnsi="宋体"/>
                <w:sz w:val="24"/>
                <w:szCs w:val="24"/>
              </w:rPr>
            </w:pPr>
            <w:r>
              <w:rPr>
                <w:rFonts w:hint="eastAsia" w:ascii="宋体" w:hAnsi="宋体" w:cs="宋体"/>
                <w:bCs/>
                <w:kern w:val="0"/>
                <w:sz w:val="24"/>
                <w:szCs w:val="24"/>
              </w:rPr>
              <w:t>开发编解码引擎及 P2P 网络通信基础模块，实现基本的节点发现与连接。</w:t>
            </w:r>
          </w:p>
        </w:tc>
      </w:tr>
      <w:tr w14:paraId="4DE94259">
        <w:tblPrEx>
          <w:tblBorders>
            <w:top w:val="none" w:color="000000" w:sz="4" w:space="0"/>
            <w:left w:val="none" w:color="auto" w:sz="0" w:space="0"/>
            <w:bottom w:val="none" w:color="000000" w:sz="4" w:space="0"/>
            <w:right w:val="none" w:color="auto" w:sz="0" w:space="0"/>
            <w:insideH w:val="none" w:color="000000" w:sz="4" w:space="0"/>
            <w:insideV w:val="none" w:color="auto" w:sz="0" w:space="0"/>
          </w:tblBorders>
          <w:tblCellMar>
            <w:top w:w="0" w:type="dxa"/>
            <w:left w:w="108" w:type="dxa"/>
            <w:bottom w:w="0" w:type="dxa"/>
            <w:right w:w="108" w:type="dxa"/>
          </w:tblCellMar>
        </w:tblPrEx>
        <w:trPr>
          <w:jc w:val="center"/>
        </w:trPr>
        <w:tc>
          <w:tcPr>
            <w:tcW w:w="1566" w:type="dxa"/>
            <w:vMerge w:val="continue"/>
            <w:tcBorders>
              <w:left w:val="nil"/>
              <w:right w:val="nil"/>
            </w:tcBorders>
            <w:tcMar>
              <w:top w:w="-1" w:type="dxa"/>
              <w:left w:w="-1" w:type="dxa"/>
              <w:bottom w:w="-1" w:type="dxa"/>
              <w:right w:w="-1" w:type="dxa"/>
            </w:tcMar>
            <w:vAlign w:val="center"/>
          </w:tcPr>
          <w:p w14:paraId="6E276287">
            <w:pPr>
              <w:snapToGrid w:val="0"/>
              <w:jc w:val="center"/>
              <w:rPr>
                <w:rFonts w:ascii="宋体"/>
                <w:sz w:val="24"/>
                <w:szCs w:val="24"/>
              </w:rPr>
            </w:pPr>
          </w:p>
        </w:tc>
        <w:tc>
          <w:tcPr>
            <w:tcW w:w="1944" w:type="dxa"/>
            <w:tcBorders>
              <w:top w:val="nil"/>
              <w:left w:val="nil"/>
              <w:bottom w:val="nil"/>
              <w:right w:val="nil"/>
            </w:tcBorders>
            <w:tcMar>
              <w:top w:w="-1" w:type="dxa"/>
              <w:left w:w="-1" w:type="dxa"/>
              <w:bottom w:w="-1" w:type="dxa"/>
              <w:right w:w="-1" w:type="dxa"/>
            </w:tcMar>
            <w:vAlign w:val="center"/>
          </w:tcPr>
          <w:p w14:paraId="77FBD7F1">
            <w:pPr>
              <w:snapToGrid w:val="0"/>
              <w:jc w:val="center"/>
              <w:rPr>
                <w:rFonts w:ascii="宋体"/>
                <w:sz w:val="24"/>
                <w:szCs w:val="24"/>
              </w:rPr>
            </w:pPr>
            <w:r>
              <w:rPr>
                <w:rFonts w:hint="eastAsia" w:ascii="宋体"/>
                <w:sz w:val="24"/>
                <w:szCs w:val="24"/>
              </w:rPr>
              <w:t>7周—8周</w:t>
            </w:r>
          </w:p>
        </w:tc>
        <w:tc>
          <w:tcPr>
            <w:tcW w:w="5012" w:type="dxa"/>
            <w:tcBorders>
              <w:top w:val="nil"/>
              <w:left w:val="nil"/>
              <w:bottom w:val="nil"/>
              <w:right w:val="nil"/>
            </w:tcBorders>
            <w:tcMar>
              <w:top w:w="-1" w:type="dxa"/>
              <w:left w:w="-1" w:type="dxa"/>
              <w:bottom w:w="-1" w:type="dxa"/>
              <w:right w:w="-1" w:type="dxa"/>
            </w:tcMar>
            <w:vAlign w:val="center"/>
          </w:tcPr>
          <w:p w14:paraId="13981EFB">
            <w:pPr>
              <w:snapToGrid w:val="0"/>
              <w:jc w:val="both"/>
              <w:rPr>
                <w:rFonts w:ascii="宋体" w:hAnsi="宋体" w:cs="宋体"/>
                <w:bCs/>
                <w:kern w:val="0"/>
                <w:sz w:val="24"/>
                <w:szCs w:val="24"/>
              </w:rPr>
            </w:pPr>
            <w:r>
              <w:rPr>
                <w:rFonts w:hint="eastAsia" w:ascii="宋体" w:hAnsi="宋体" w:cs="宋体"/>
                <w:bCs/>
                <w:kern w:val="0"/>
                <w:sz w:val="24"/>
                <w:szCs w:val="24"/>
              </w:rPr>
              <w:t>实现基于RBC的ADD算法核心逻辑，包括 OEC 解码重试算法。编写测试用例，模拟拜占庭攻击场景，进行性能调优。</w:t>
            </w:r>
          </w:p>
        </w:tc>
      </w:tr>
      <w:tr w14:paraId="709670DD">
        <w:tblPrEx>
          <w:tblBorders>
            <w:top w:val="none" w:color="000000" w:sz="4" w:space="0"/>
            <w:left w:val="none" w:color="auto" w:sz="0" w:space="0"/>
            <w:bottom w:val="none" w:color="000000" w:sz="4" w:space="0"/>
            <w:right w:val="none" w:color="auto" w:sz="0" w:space="0"/>
            <w:insideH w:val="none" w:color="000000" w:sz="4" w:space="0"/>
            <w:insideV w:val="none" w:color="auto" w:sz="0" w:space="0"/>
          </w:tblBorders>
          <w:tblCellMar>
            <w:top w:w="0" w:type="dxa"/>
            <w:left w:w="108" w:type="dxa"/>
            <w:bottom w:w="0" w:type="dxa"/>
            <w:right w:w="108" w:type="dxa"/>
          </w:tblCellMar>
        </w:tblPrEx>
        <w:trPr>
          <w:jc w:val="center"/>
        </w:trPr>
        <w:tc>
          <w:tcPr>
            <w:tcW w:w="1566" w:type="dxa"/>
            <w:vMerge w:val="continue"/>
            <w:tcBorders>
              <w:left w:val="nil"/>
              <w:right w:val="nil"/>
            </w:tcBorders>
            <w:tcMar>
              <w:top w:w="-1" w:type="dxa"/>
              <w:left w:w="-1" w:type="dxa"/>
              <w:bottom w:w="-1" w:type="dxa"/>
              <w:right w:w="-1" w:type="dxa"/>
            </w:tcMar>
            <w:vAlign w:val="center"/>
          </w:tcPr>
          <w:p w14:paraId="08A32EE5">
            <w:pPr>
              <w:snapToGrid w:val="0"/>
              <w:jc w:val="center"/>
              <w:rPr>
                <w:rFonts w:ascii="宋体"/>
                <w:sz w:val="24"/>
                <w:szCs w:val="24"/>
              </w:rPr>
            </w:pPr>
          </w:p>
        </w:tc>
        <w:tc>
          <w:tcPr>
            <w:tcW w:w="1944" w:type="dxa"/>
            <w:tcBorders>
              <w:top w:val="nil"/>
              <w:left w:val="nil"/>
              <w:bottom w:val="nil"/>
              <w:right w:val="nil"/>
            </w:tcBorders>
            <w:tcMar>
              <w:top w:w="-1" w:type="dxa"/>
              <w:left w:w="-1" w:type="dxa"/>
              <w:bottom w:w="-1" w:type="dxa"/>
              <w:right w:w="-1" w:type="dxa"/>
            </w:tcMar>
            <w:vAlign w:val="center"/>
          </w:tcPr>
          <w:p w14:paraId="774AC381">
            <w:pPr>
              <w:snapToGrid w:val="0"/>
              <w:jc w:val="center"/>
              <w:rPr>
                <w:rFonts w:ascii="宋体"/>
                <w:sz w:val="24"/>
                <w:szCs w:val="24"/>
              </w:rPr>
            </w:pPr>
            <w:r>
              <w:rPr>
                <w:rFonts w:hint="eastAsia" w:ascii="宋体"/>
                <w:sz w:val="24"/>
                <w:szCs w:val="24"/>
              </w:rPr>
              <w:t>9周—10周</w:t>
            </w:r>
          </w:p>
        </w:tc>
        <w:tc>
          <w:tcPr>
            <w:tcW w:w="5012" w:type="dxa"/>
            <w:tcBorders>
              <w:top w:val="nil"/>
              <w:left w:val="nil"/>
              <w:bottom w:val="nil"/>
              <w:right w:val="nil"/>
            </w:tcBorders>
            <w:tcMar>
              <w:top w:w="-1" w:type="dxa"/>
              <w:left w:w="-1" w:type="dxa"/>
              <w:bottom w:w="-1" w:type="dxa"/>
              <w:right w:w="-1" w:type="dxa"/>
            </w:tcMar>
            <w:vAlign w:val="center"/>
          </w:tcPr>
          <w:p w14:paraId="0A3B3489">
            <w:pPr>
              <w:snapToGrid w:val="0"/>
              <w:jc w:val="both"/>
              <w:rPr>
                <w:rFonts w:ascii="宋体" w:hAnsi="宋体" w:cs="宋体"/>
                <w:bCs/>
                <w:kern w:val="0"/>
                <w:sz w:val="24"/>
                <w:szCs w:val="24"/>
              </w:rPr>
            </w:pPr>
            <w:r>
              <w:rPr>
                <w:rFonts w:hint="eastAsia" w:ascii="宋体" w:hAnsi="宋体" w:cs="宋体"/>
                <w:bCs/>
                <w:kern w:val="0"/>
                <w:sz w:val="24"/>
                <w:szCs w:val="24"/>
              </w:rPr>
              <w:t>编写测试用例，模拟拜占庭攻击场景，进行性能调优，整理实验数据</w:t>
            </w:r>
          </w:p>
          <w:p w14:paraId="1C5B2B3C">
            <w:pPr>
              <w:snapToGrid w:val="0"/>
              <w:jc w:val="both"/>
              <w:rPr>
                <w:rFonts w:ascii="宋体" w:hAnsi="宋体" w:cs="宋体"/>
                <w:bCs/>
                <w:kern w:val="0"/>
                <w:sz w:val="24"/>
                <w:szCs w:val="24"/>
              </w:rPr>
            </w:pPr>
            <w:r>
              <w:rPr>
                <w:rFonts w:hint="eastAsia" w:ascii="宋体" w:hAnsi="宋体" w:cs="宋体"/>
                <w:bCs/>
                <w:kern w:val="0"/>
                <w:sz w:val="24"/>
                <w:szCs w:val="24"/>
              </w:rPr>
              <w:t>撰写毕业论文初稿。</w:t>
            </w:r>
          </w:p>
        </w:tc>
      </w:tr>
      <w:tr w14:paraId="72AC613F">
        <w:tblPrEx>
          <w:tblBorders>
            <w:top w:val="none" w:color="000000" w:sz="4" w:space="0"/>
            <w:left w:val="none" w:color="auto" w:sz="0" w:space="0"/>
            <w:bottom w:val="none" w:color="000000" w:sz="4" w:space="0"/>
            <w:right w:val="none" w:color="auto" w:sz="0" w:space="0"/>
            <w:insideH w:val="none" w:color="000000" w:sz="4" w:space="0"/>
            <w:insideV w:val="none" w:color="auto" w:sz="0" w:space="0"/>
          </w:tblBorders>
          <w:tblCellMar>
            <w:top w:w="0" w:type="dxa"/>
            <w:left w:w="108" w:type="dxa"/>
            <w:bottom w:w="0" w:type="dxa"/>
            <w:right w:w="108" w:type="dxa"/>
          </w:tblCellMar>
        </w:tblPrEx>
        <w:trPr>
          <w:jc w:val="center"/>
        </w:trPr>
        <w:tc>
          <w:tcPr>
            <w:tcW w:w="1566" w:type="dxa"/>
            <w:vMerge w:val="continue"/>
            <w:tcBorders>
              <w:left w:val="nil"/>
              <w:bottom w:val="single" w:color="auto" w:sz="12" w:space="0"/>
              <w:right w:val="nil"/>
            </w:tcBorders>
            <w:tcMar>
              <w:top w:w="-1" w:type="dxa"/>
              <w:left w:w="-1" w:type="dxa"/>
              <w:bottom w:w="-1" w:type="dxa"/>
              <w:right w:w="-1" w:type="dxa"/>
            </w:tcMar>
            <w:vAlign w:val="center"/>
          </w:tcPr>
          <w:p w14:paraId="5674C6D8">
            <w:pPr>
              <w:snapToGrid w:val="0"/>
              <w:jc w:val="center"/>
              <w:rPr>
                <w:rFonts w:ascii="宋体"/>
                <w:sz w:val="24"/>
                <w:szCs w:val="24"/>
              </w:rPr>
            </w:pPr>
          </w:p>
        </w:tc>
        <w:tc>
          <w:tcPr>
            <w:tcW w:w="1944" w:type="dxa"/>
            <w:tcBorders>
              <w:top w:val="nil"/>
              <w:left w:val="nil"/>
              <w:bottom w:val="single" w:color="auto" w:sz="12" w:space="0"/>
              <w:right w:val="nil"/>
            </w:tcBorders>
            <w:tcMar>
              <w:top w:w="-1" w:type="dxa"/>
              <w:left w:w="-1" w:type="dxa"/>
              <w:bottom w:w="-1" w:type="dxa"/>
              <w:right w:w="-1" w:type="dxa"/>
            </w:tcMar>
            <w:vAlign w:val="center"/>
          </w:tcPr>
          <w:p w14:paraId="58FD3059">
            <w:pPr>
              <w:snapToGrid w:val="0"/>
              <w:jc w:val="center"/>
              <w:rPr>
                <w:rFonts w:ascii="宋体" w:hAnsi="宋体" w:cs="宋体"/>
                <w:bCs/>
                <w:kern w:val="0"/>
                <w:sz w:val="24"/>
                <w:szCs w:val="24"/>
              </w:rPr>
            </w:pPr>
            <w:r>
              <w:rPr>
                <w:rFonts w:hint="eastAsia" w:ascii="宋体"/>
                <w:sz w:val="24"/>
                <w:szCs w:val="24"/>
              </w:rPr>
              <w:t>11周</w:t>
            </w:r>
          </w:p>
        </w:tc>
        <w:tc>
          <w:tcPr>
            <w:tcW w:w="5012" w:type="dxa"/>
            <w:tcBorders>
              <w:top w:val="nil"/>
              <w:left w:val="nil"/>
              <w:bottom w:val="single" w:color="auto" w:sz="12" w:space="0"/>
              <w:right w:val="nil"/>
            </w:tcBorders>
            <w:tcMar>
              <w:top w:w="-1" w:type="dxa"/>
              <w:left w:w="-1" w:type="dxa"/>
              <w:bottom w:w="-1" w:type="dxa"/>
              <w:right w:w="-1" w:type="dxa"/>
            </w:tcMar>
            <w:vAlign w:val="center"/>
          </w:tcPr>
          <w:p w14:paraId="0434A50C">
            <w:pPr>
              <w:snapToGrid w:val="0"/>
              <w:ind w:left="0" w:firstLine="0" w:firstLineChars="0"/>
              <w:jc w:val="both"/>
              <w:rPr>
                <w:rFonts w:ascii="宋体" w:hAnsi="宋体" w:cs="宋体"/>
                <w:bCs/>
                <w:kern w:val="0"/>
                <w:sz w:val="24"/>
                <w:szCs w:val="24"/>
              </w:rPr>
            </w:pPr>
            <w:r>
              <w:rPr>
                <w:rFonts w:hint="eastAsia" w:ascii="宋体" w:hAnsi="宋体" w:cs="宋体"/>
                <w:bCs/>
                <w:kern w:val="0"/>
                <w:sz w:val="24"/>
                <w:szCs w:val="24"/>
              </w:rPr>
              <w:t>继续完善论文，准备答辩资料，准备进行答辩。</w:t>
            </w:r>
          </w:p>
        </w:tc>
      </w:tr>
    </w:tbl>
    <w:p w14:paraId="5A1BAE50">
      <w:pPr>
        <w:spacing w:line="360" w:lineRule="auto"/>
        <w:jc w:val="left"/>
        <w:rPr>
          <w:rFonts w:ascii="宋体" w:hAnsi="宋体" w:cs="宋体"/>
          <w:b/>
          <w:bCs/>
          <w:kern w:val="0"/>
          <w:sz w:val="28"/>
          <w:szCs w:val="28"/>
        </w:rPr>
      </w:pPr>
    </w:p>
    <w:p w14:paraId="72FB19A3">
      <w:pPr>
        <w:spacing w:line="360" w:lineRule="auto"/>
        <w:jc w:val="left"/>
        <w:rPr>
          <w:rFonts w:ascii="宋体" w:hAnsi="宋体" w:cs="宋体"/>
          <w:b/>
          <w:bCs/>
          <w:kern w:val="0"/>
          <w:sz w:val="28"/>
          <w:szCs w:val="28"/>
        </w:rPr>
      </w:pPr>
      <w:r>
        <w:rPr>
          <w:rFonts w:ascii="宋体" w:hAnsi="宋体" w:cs="宋体"/>
          <w:b/>
          <w:bCs/>
          <w:kern w:val="0"/>
          <w:sz w:val="28"/>
          <w:szCs w:val="28"/>
        </w:rPr>
        <w:t>5. 主要参考文献</w:t>
      </w:r>
    </w:p>
    <w:p w14:paraId="2613759B">
      <w:pPr>
        <w:spacing w:line="360" w:lineRule="auto"/>
        <w:ind w:left="-420" w:leftChars="-200"/>
        <w:rPr>
          <w:rFonts w:ascii="宋体" w:hAnsi="宋体" w:cs="宋体"/>
          <w:bCs/>
          <w:kern w:val="0"/>
          <w:sz w:val="24"/>
          <w:szCs w:val="24"/>
        </w:rPr>
      </w:pPr>
      <w:r>
        <w:rPr>
          <w:rFonts w:ascii="宋体" w:hAnsi="宋体" w:cs="宋体"/>
          <w:bCs/>
          <w:kern w:val="0"/>
          <w:sz w:val="24"/>
          <w:szCs w:val="24"/>
        </w:rPr>
        <w:t>[1] Abraham, I., Chan, T. H., Dolev, D., Nayak, K., Pass, R., Ren, L., &amp; Shi, E. (2019). Communication complexity of byzantine agreement, revisited. In Proceedings of the 2019 ACM Symposium on Principles of Distributed Computing </w:t>
      </w:r>
      <m:oMath>
        <m:r>
          <m:rPr/>
          <w:rPr>
            <w:rFonts w:ascii="Cambria Math"/>
          </w:rPr>
          <m:t>pp.317−326</m:t>
        </m:r>
      </m:oMath>
      <w:r>
        <w:rPr>
          <w:rFonts w:ascii="宋体" w:hAnsi="宋体" w:cs="宋体"/>
          <w:bCs/>
          <w:kern w:val="0"/>
          <w:sz w:val="24"/>
          <w:szCs w:val="24"/>
        </w:rPr>
        <w:t>.</w:t>
      </w:r>
    </w:p>
    <w:p w14:paraId="53938AA8">
      <w:pPr>
        <w:spacing w:line="360" w:lineRule="auto"/>
        <w:ind w:left="-420" w:leftChars="-200"/>
        <w:rPr>
          <w:rFonts w:ascii="宋体" w:hAnsi="宋体" w:cs="宋体"/>
          <w:bCs/>
          <w:kern w:val="0"/>
          <w:sz w:val="24"/>
          <w:szCs w:val="24"/>
        </w:rPr>
      </w:pPr>
      <w:r>
        <w:rPr>
          <w:rFonts w:ascii="宋体" w:hAnsi="宋体" w:cs="宋体"/>
          <w:bCs/>
          <w:kern w:val="0"/>
          <w:sz w:val="24"/>
          <w:szCs w:val="24"/>
        </w:rPr>
        <w:t>[2] Abraham, I., Jovanovic, P., Maller, M., Meiklejohn, S., Stern, G., &amp; Tomescu, A. (2021). Reaching Consensus for Asynchronous Distributed Key Generation. In Proceedings of the 2021 ACM Symposium on Principles of Distributed Computing </w:t>
      </w:r>
      <m:oMath>
        <m:r>
          <m:rPr/>
          <w:rPr>
            <w:rFonts w:ascii="Cambria Math"/>
          </w:rPr>
          <m:t>pp.363−373</m:t>
        </m:r>
      </m:oMath>
      <w:r>
        <w:rPr>
          <w:rFonts w:ascii="宋体" w:hAnsi="宋体" w:cs="宋体"/>
          <w:bCs/>
          <w:kern w:val="0"/>
          <w:sz w:val="24"/>
          <w:szCs w:val="24"/>
        </w:rPr>
        <w:t>.</w:t>
      </w:r>
    </w:p>
    <w:p w14:paraId="5E3B3695">
      <w:pPr>
        <w:spacing w:line="360" w:lineRule="auto"/>
        <w:ind w:left="-420" w:leftChars="-200"/>
        <w:rPr>
          <w:rFonts w:ascii="宋体" w:hAnsi="宋体" w:cs="宋体"/>
          <w:bCs/>
          <w:kern w:val="0"/>
          <w:sz w:val="24"/>
          <w:szCs w:val="24"/>
        </w:rPr>
      </w:pPr>
      <w:r>
        <w:rPr>
          <w:rFonts w:ascii="宋体" w:hAnsi="宋体" w:cs="宋体"/>
          <w:bCs/>
          <w:kern w:val="0"/>
          <w:sz w:val="24"/>
          <w:szCs w:val="24"/>
        </w:rPr>
        <w:t>[3] Cohen, B. (2003). Incentives build robustness in BitTorrent. In Proceedings of the first workshop on Economics of peer-to-peer systems (Vol. 6, No. 1, p. 1).[4] Lamport, L. (1998). The part-time parliament. ACM Transactions on Computer Systems (TOCS), 16(2), 133-169.</w:t>
      </w:r>
    </w:p>
    <w:p w14:paraId="20A9CD05">
      <w:pPr>
        <w:spacing w:line="360" w:lineRule="auto"/>
        <w:ind w:left="-420" w:leftChars="-200"/>
        <w:rPr>
          <w:rFonts w:ascii="宋体" w:hAnsi="宋体" w:cs="宋体"/>
          <w:bCs/>
          <w:kern w:val="0"/>
          <w:sz w:val="24"/>
          <w:szCs w:val="24"/>
        </w:rPr>
      </w:pPr>
      <w:r>
        <w:rPr>
          <w:rFonts w:ascii="宋体" w:hAnsi="宋体" w:cs="宋体"/>
          <w:bCs/>
          <w:kern w:val="0"/>
          <w:sz w:val="24"/>
          <w:szCs w:val="24"/>
        </w:rPr>
        <w:t>[5] Ongaro, D., &amp; Ousterhout, J. (2014). In search of an understandable consensus algorithm. In 2014 USENIX Annual Technical Conference (USENIX ATC 14) </w:t>
      </w:r>
      <m:oMath>
        <m:r>
          <m:rPr/>
          <w:rPr>
            <w:rFonts w:ascii="Cambria Math"/>
          </w:rPr>
          <m:t>pp.305−319</m:t>
        </m:r>
      </m:oMath>
      <w:r>
        <w:rPr>
          <w:rFonts w:ascii="宋体" w:hAnsi="宋体" w:cs="宋体"/>
          <w:bCs/>
          <w:kern w:val="0"/>
          <w:sz w:val="24"/>
          <w:szCs w:val="24"/>
        </w:rPr>
        <w:t>.</w:t>
      </w:r>
    </w:p>
    <w:p w14:paraId="2D2AF8F5">
      <w:pPr>
        <w:spacing w:line="360" w:lineRule="auto"/>
        <w:ind w:left="-420" w:leftChars="-200"/>
        <w:rPr>
          <w:rFonts w:ascii="宋体" w:hAnsi="宋体" w:cs="宋体"/>
          <w:bCs/>
          <w:kern w:val="0"/>
          <w:sz w:val="24"/>
          <w:szCs w:val="24"/>
        </w:rPr>
      </w:pPr>
      <w:r>
        <w:rPr>
          <w:rFonts w:ascii="宋体" w:hAnsi="宋体" w:cs="宋体"/>
          <w:bCs/>
          <w:kern w:val="0"/>
          <w:sz w:val="24"/>
          <w:szCs w:val="24"/>
        </w:rPr>
        <w:t>[6] Bracha, G. (1987). Asynchronous Byzantine agreement protocols. Information and Computation, 75(2), 130-143.</w:t>
      </w:r>
    </w:p>
    <w:p w14:paraId="649D950F">
      <w:pPr>
        <w:spacing w:line="360" w:lineRule="auto"/>
        <w:ind w:left="-420" w:leftChars="-200"/>
        <w:rPr>
          <w:rFonts w:ascii="宋体" w:hAnsi="宋体" w:cs="宋体"/>
          <w:bCs/>
          <w:kern w:val="0"/>
          <w:sz w:val="24"/>
          <w:szCs w:val="24"/>
        </w:rPr>
      </w:pPr>
      <w:r>
        <w:rPr>
          <w:rFonts w:ascii="宋体" w:hAnsi="宋体" w:cs="宋体"/>
          <w:bCs/>
          <w:kern w:val="0"/>
          <w:sz w:val="24"/>
          <w:szCs w:val="24"/>
        </w:rPr>
        <w:t>[7] Cachin, C., &amp; Tessaro, S. (2005). Asynchronous verifiable information dispersal. In 24th IEEE Symposium on Reliable Distributed Systems (SRDS'05) </w:t>
      </w:r>
      <m:oMath>
        <m:r>
          <m:rPr/>
          <w:rPr>
            <w:rFonts w:ascii="Cambria Math"/>
          </w:rPr>
          <m:t>pp.191−201</m:t>
        </m:r>
      </m:oMath>
      <w:r>
        <w:rPr>
          <w:rFonts w:ascii="宋体" w:hAnsi="宋体" w:cs="宋体"/>
          <w:bCs/>
          <w:kern w:val="0"/>
          <w:sz w:val="24"/>
          <w:szCs w:val="24"/>
        </w:rPr>
        <w:t>. IEEE.</w:t>
      </w:r>
    </w:p>
    <w:p w14:paraId="0C6C5A49">
      <w:pPr>
        <w:spacing w:line="360" w:lineRule="auto"/>
        <w:ind w:left="-420" w:leftChars="-200"/>
        <w:rPr>
          <w:rFonts w:ascii="宋体" w:hAnsi="宋体" w:cs="宋体"/>
          <w:bCs/>
          <w:kern w:val="0"/>
          <w:sz w:val="24"/>
          <w:szCs w:val="24"/>
        </w:rPr>
      </w:pPr>
      <w:r>
        <w:rPr>
          <w:rFonts w:ascii="宋体" w:hAnsi="宋体" w:cs="宋体"/>
          <w:bCs/>
          <w:kern w:val="0"/>
          <w:sz w:val="24"/>
          <w:szCs w:val="24"/>
        </w:rPr>
        <w:t>[8] Shamir, A. (1979). How to share a secret. Communications of the ACM, 22(11), 612-613.</w:t>
      </w:r>
    </w:p>
    <w:p w14:paraId="33D06355">
      <w:pPr>
        <w:spacing w:line="360" w:lineRule="auto"/>
        <w:ind w:left="-420" w:leftChars="-200"/>
        <w:rPr>
          <w:rFonts w:ascii="宋体" w:hAnsi="宋体" w:cs="宋体"/>
          <w:bCs/>
          <w:kern w:val="0"/>
          <w:sz w:val="24"/>
          <w:szCs w:val="24"/>
        </w:rPr>
      </w:pPr>
      <w:r>
        <w:rPr>
          <w:rFonts w:ascii="宋体" w:hAnsi="宋体" w:cs="宋体"/>
          <w:bCs/>
          <w:kern w:val="0"/>
          <w:sz w:val="24"/>
          <w:szCs w:val="24"/>
        </w:rPr>
        <w:t>[9] Pedersen, T. P. (1991). Non-interactive and information-theoretic secure verifiable secret sharing. In Annual International Cryptology Conference </w:t>
      </w:r>
      <m:oMath>
        <m:r>
          <m:rPr/>
          <w:rPr>
            <w:rFonts w:ascii="Cambria Math"/>
          </w:rPr>
          <m:t>pp.129−140</m:t>
        </m:r>
      </m:oMath>
      <w:r>
        <w:rPr>
          <w:rFonts w:ascii="宋体" w:hAnsi="宋体" w:cs="宋体"/>
          <w:bCs/>
          <w:kern w:val="0"/>
          <w:sz w:val="24"/>
          <w:szCs w:val="24"/>
        </w:rPr>
        <w:t>. Springer.</w:t>
      </w:r>
    </w:p>
    <w:p w14:paraId="5C7F924A">
      <w:pPr>
        <w:spacing w:line="360" w:lineRule="auto"/>
        <w:ind w:left="-420" w:leftChars="-200"/>
        <w:rPr>
          <w:rFonts w:ascii="宋体" w:hAnsi="宋体" w:cs="宋体"/>
          <w:bCs/>
          <w:kern w:val="0"/>
          <w:sz w:val="24"/>
          <w:szCs w:val="24"/>
        </w:rPr>
      </w:pPr>
      <w:r>
        <w:rPr>
          <w:rFonts w:ascii="宋体" w:hAnsi="宋体" w:cs="宋体"/>
          <w:bCs/>
          <w:kern w:val="0"/>
          <w:sz w:val="24"/>
          <w:szCs w:val="24"/>
        </w:rPr>
        <w:t>[10] Cachin, C., Kursawe, K., Lysyanskaya, A., &amp; Strobl, R. (2002). Asynchronous verifiable secret sharing and proactive cryptosystems. In Proceedings of the 9th ACM Conference on Computer and Communications Security </w:t>
      </w:r>
      <m:oMath>
        <m:r>
          <m:rPr/>
          <w:rPr>
            <w:rFonts w:ascii="Cambria Math"/>
          </w:rPr>
          <m:t>pp.88−97</m:t>
        </m:r>
      </m:oMath>
      <w:r>
        <w:rPr>
          <w:rFonts w:ascii="宋体" w:hAnsi="宋体" w:cs="宋体"/>
          <w:bCs/>
          <w:kern w:val="0"/>
          <w:sz w:val="24"/>
          <w:szCs w:val="24"/>
        </w:rPr>
        <w:t>.</w:t>
      </w:r>
    </w:p>
    <w:p w14:paraId="251BF5A1">
      <w:pPr>
        <w:spacing w:line="360" w:lineRule="auto"/>
        <w:ind w:left="-420" w:leftChars="-200"/>
        <w:rPr>
          <w:rFonts w:ascii="宋体" w:hAnsi="宋体" w:cs="宋体"/>
          <w:bCs/>
          <w:kern w:val="0"/>
          <w:sz w:val="24"/>
          <w:szCs w:val="24"/>
        </w:rPr>
      </w:pPr>
      <w:r>
        <w:rPr>
          <w:rFonts w:ascii="宋体" w:hAnsi="宋体" w:cs="宋体"/>
          <w:bCs/>
          <w:kern w:val="0"/>
          <w:sz w:val="24"/>
          <w:szCs w:val="24"/>
        </w:rPr>
        <w:t>[11] Backes, M., Datta, A., &amp; Kate, A. (2013). Asynchronous computational VSS with reduced communication complexity. In Cryptographers' Track at the RSA Conference </w:t>
      </w:r>
      <m:oMath>
        <m:r>
          <m:rPr/>
          <w:rPr>
            <w:rFonts w:ascii="Cambria Math"/>
          </w:rPr>
          <m:t>pp.259−276</m:t>
        </m:r>
      </m:oMath>
      <w:r>
        <w:rPr>
          <w:rFonts w:ascii="宋体" w:hAnsi="宋体" w:cs="宋体"/>
          <w:bCs/>
          <w:kern w:val="0"/>
          <w:sz w:val="24"/>
          <w:szCs w:val="24"/>
        </w:rPr>
        <w:t>. Springer.</w:t>
      </w:r>
    </w:p>
    <w:p w14:paraId="3CAAE5AC">
      <w:pPr>
        <w:spacing w:line="360" w:lineRule="auto"/>
        <w:ind w:left="-420" w:leftChars="-200"/>
        <w:rPr>
          <w:rFonts w:ascii="宋体" w:hAnsi="宋体" w:cs="宋体"/>
          <w:bCs/>
          <w:kern w:val="0"/>
          <w:sz w:val="24"/>
          <w:szCs w:val="24"/>
        </w:rPr>
      </w:pPr>
      <w:r>
        <w:rPr>
          <w:rFonts w:ascii="宋体" w:hAnsi="宋体" w:cs="宋体"/>
          <w:bCs/>
          <w:kern w:val="0"/>
          <w:sz w:val="24"/>
          <w:szCs w:val="24"/>
        </w:rPr>
        <w:t>[12] Canetti, R., &amp; Rabin, T. (1993). Fast asynchronous Byzantine agreement with optimal resilience. In Proceedings of the twenty-fifth annual ACM symposium on Theory of computing </w:t>
      </w:r>
      <m:oMath>
        <m:r>
          <m:rPr/>
          <w:rPr>
            <w:rFonts w:ascii="Cambria Math"/>
          </w:rPr>
          <m:t>pp.42−51</m:t>
        </m:r>
      </m:oMath>
      <w:r>
        <w:rPr>
          <w:rFonts w:ascii="宋体" w:hAnsi="宋体" w:cs="宋体"/>
          <w:bCs/>
          <w:kern w:val="0"/>
          <w:sz w:val="24"/>
          <w:szCs w:val="24"/>
        </w:rPr>
        <w:t>.</w:t>
      </w:r>
    </w:p>
    <w:p w14:paraId="0339DC91">
      <w:pPr>
        <w:spacing w:line="360" w:lineRule="auto"/>
        <w:ind w:left="-420" w:leftChars="-200"/>
        <w:rPr>
          <w:rFonts w:ascii="宋体" w:hAnsi="宋体" w:cs="宋体"/>
          <w:bCs/>
          <w:kern w:val="0"/>
          <w:sz w:val="24"/>
          <w:szCs w:val="24"/>
        </w:rPr>
      </w:pPr>
      <w:r>
        <w:rPr>
          <w:rFonts w:ascii="宋体" w:hAnsi="宋体" w:cs="宋体"/>
          <w:bCs/>
          <w:kern w:val="0"/>
          <w:sz w:val="24"/>
          <w:szCs w:val="24"/>
        </w:rPr>
        <w:t>[13] Duan, S., Reiter, M. K., &amp; Zhang, H. (2018). BEAT: Asynchronous BFT made practical. In Proceedings of the 2018 ACM SIGSAC Conference on Computer and Communications Security </w:t>
      </w:r>
      <m:oMath>
        <m:r>
          <m:rPr/>
          <w:rPr>
            <w:rFonts w:ascii="Cambria Math"/>
          </w:rPr>
          <m:t>pp.2028−2041</m:t>
        </m:r>
      </m:oMath>
      <w:r>
        <w:rPr>
          <w:rFonts w:ascii="宋体" w:hAnsi="宋体" w:cs="宋体"/>
          <w:bCs/>
          <w:kern w:val="0"/>
          <w:sz w:val="24"/>
          <w:szCs w:val="24"/>
        </w:rPr>
        <w:t>.</w:t>
      </w:r>
    </w:p>
    <w:p w14:paraId="5DCF5B6C">
      <w:pPr>
        <w:spacing w:line="360" w:lineRule="auto"/>
        <w:ind w:left="-420" w:leftChars="-200"/>
        <w:rPr>
          <w:rFonts w:ascii="宋体" w:hAnsi="宋体" w:cs="宋体"/>
          <w:bCs/>
          <w:kern w:val="0"/>
          <w:sz w:val="24"/>
          <w:szCs w:val="24"/>
        </w:rPr>
      </w:pPr>
      <w:r>
        <w:rPr>
          <w:rFonts w:ascii="宋体" w:hAnsi="宋体" w:cs="宋体"/>
          <w:bCs/>
          <w:kern w:val="0"/>
          <w:sz w:val="24"/>
          <w:szCs w:val="24"/>
        </w:rPr>
        <w:t>[14] 陈宇、王志强、李建华. (2022). 基于FPGA的SM2算法加速设计与实现. 信息网络安全, 22(10), 55-61.</w:t>
      </w:r>
    </w:p>
    <w:p w14:paraId="76F339A4">
      <w:pPr>
        <w:spacing w:line="360" w:lineRule="auto"/>
        <w:ind w:left="-420" w:leftChars="-200"/>
        <w:rPr>
          <w:rFonts w:ascii="宋体" w:hAnsi="宋体" w:cs="宋体"/>
          <w:bCs/>
          <w:kern w:val="0"/>
          <w:sz w:val="24"/>
          <w:szCs w:val="24"/>
        </w:rPr>
      </w:pPr>
      <w:r>
        <w:rPr>
          <w:rFonts w:ascii="宋体" w:hAnsi="宋体" w:cs="宋体"/>
          <w:bCs/>
          <w:kern w:val="0"/>
          <w:sz w:val="24"/>
          <w:szCs w:val="24"/>
        </w:rPr>
        <w:t>[15] Kairouz, P., McMahan, H. B., Avent, B., Bellet, A., Bennis, M., Bhagoji, A. N., ... &amp; Zhao, S. (2021). Advances and open problems in federated learning. Foundations and Trends® in Machine Learning, 14(1–2), 1-210.</w:t>
      </w:r>
    </w:p>
    <w:p w14:paraId="6BF73FA3">
      <w:pPr>
        <w:spacing w:line="360" w:lineRule="auto"/>
        <w:ind w:left="-420" w:leftChars="-200"/>
        <w:rPr>
          <w:rFonts w:ascii="宋体" w:hAnsi="宋体" w:cs="宋体"/>
          <w:bCs/>
          <w:kern w:val="0"/>
          <w:sz w:val="24"/>
          <w:szCs w:val="24"/>
        </w:rPr>
      </w:pPr>
      <w:r>
        <w:rPr>
          <w:rFonts w:ascii="宋体" w:hAnsi="宋体" w:cs="宋体"/>
          <w:bCs/>
          <w:kern w:val="0"/>
          <w:sz w:val="24"/>
          <w:szCs w:val="24"/>
        </w:rPr>
        <w:t>[16] 李建华, 罗守山, 王志强. (2018). 可验证秘密共享的形式化分析与验证. 计算机学报, 41(8), 1845-1858.</w:t>
      </w:r>
    </w:p>
    <w:p w14:paraId="0751422F">
      <w:pPr>
        <w:spacing w:line="360" w:lineRule="auto"/>
        <w:ind w:left="-420" w:leftChars="-200"/>
        <w:rPr>
          <w:rFonts w:ascii="宋体" w:hAnsi="宋体" w:cs="宋体"/>
          <w:bCs/>
          <w:kern w:val="0"/>
          <w:sz w:val="24"/>
          <w:szCs w:val="24"/>
        </w:rPr>
      </w:pPr>
      <w:r>
        <w:rPr>
          <w:rFonts w:ascii="宋体" w:hAnsi="宋体" w:cs="宋体"/>
          <w:bCs/>
          <w:kern w:val="0"/>
          <w:sz w:val="24"/>
          <w:szCs w:val="24"/>
        </w:rPr>
        <w:t>[17] Kate, A., Zaverucha, G. M., &amp; Goldberg, I. (2010). Constant-size commitments to polynomials and their applications. In International conference on the theory and application of cryptology and information security </w:t>
      </w:r>
      <m:oMath>
        <m:r>
          <m:rPr/>
          <w:rPr>
            <w:rFonts w:ascii="Cambria Math"/>
          </w:rPr>
          <m:t>pp.177−194</m:t>
        </m:r>
      </m:oMath>
      <w:r>
        <w:rPr>
          <w:rFonts w:ascii="宋体" w:hAnsi="宋体" w:cs="宋体"/>
          <w:bCs/>
          <w:kern w:val="0"/>
          <w:sz w:val="24"/>
          <w:szCs w:val="24"/>
        </w:rPr>
        <w:t xml:space="preserve">. </w:t>
      </w:r>
    </w:p>
    <w:p w14:paraId="5364C330">
      <w:pPr>
        <w:spacing w:line="360" w:lineRule="auto"/>
        <w:ind w:left="-420" w:leftChars="-200"/>
        <w:rPr>
          <w:rFonts w:ascii="宋体" w:hAnsi="宋体" w:cs="宋体"/>
          <w:bCs/>
          <w:kern w:val="0"/>
          <w:sz w:val="24"/>
          <w:szCs w:val="24"/>
        </w:rPr>
      </w:pPr>
      <w:r>
        <w:rPr>
          <w:rFonts w:ascii="宋体" w:hAnsi="宋体" w:cs="宋体"/>
          <w:bCs/>
          <w:kern w:val="0"/>
          <w:sz w:val="24"/>
          <w:szCs w:val="24"/>
        </w:rPr>
        <w:t>Springer.</w:t>
      </w:r>
    </w:p>
    <w:p w14:paraId="5BA0F887">
      <w:pPr>
        <w:spacing w:line="360" w:lineRule="auto"/>
        <w:ind w:left="-420" w:leftChars="-200"/>
        <w:rPr>
          <w:rFonts w:ascii="宋体" w:hAnsi="宋体" w:cs="宋体"/>
          <w:bCs/>
          <w:kern w:val="0"/>
          <w:sz w:val="24"/>
          <w:szCs w:val="24"/>
        </w:rPr>
      </w:pPr>
      <w:r>
        <w:rPr>
          <w:rFonts w:ascii="宋体" w:hAnsi="宋体" w:cs="宋体"/>
          <w:bCs/>
          <w:kern w:val="0"/>
          <w:sz w:val="24"/>
          <w:szCs w:val="24"/>
        </w:rPr>
        <w:t>[18] 宋永海, 熊璋. (2019). 基于硬件加速的分布式账本技术优化研究. 计算机工程与科学, 41(9), 1696-1702.</w:t>
      </w:r>
    </w:p>
    <w:p w14:paraId="496B490E">
      <w:pPr>
        <w:spacing w:line="360" w:lineRule="auto"/>
        <w:ind w:left="-420" w:leftChars="-200"/>
        <w:rPr>
          <w:rFonts w:ascii="宋体" w:hAnsi="宋体" w:cs="宋体"/>
          <w:bCs/>
          <w:kern w:val="0"/>
          <w:sz w:val="24"/>
          <w:szCs w:val="24"/>
        </w:rPr>
      </w:pPr>
      <w:r>
        <w:rPr>
          <w:rFonts w:ascii="宋体" w:hAnsi="宋体" w:cs="宋体"/>
          <w:bCs/>
          <w:kern w:val="0"/>
          <w:sz w:val="24"/>
          <w:szCs w:val="24"/>
        </w:rPr>
        <w:t>[19] Das, S., Krishnan, V., Isaac, I. M., &amp; Ren, L. (2021). SPURT: Scalable Distributed Randomness Beacon with Transparent Setup. Cryptology ePrint Archive, Report 2021/100.</w:t>
      </w:r>
    </w:p>
    <w:p w14:paraId="33DE7B26">
      <w:pPr>
        <w:spacing w:line="360" w:lineRule="auto"/>
        <w:ind w:left="-420" w:leftChars="-200"/>
        <w:rPr>
          <w:rFonts w:ascii="宋体" w:hAnsi="宋体" w:cs="宋体"/>
          <w:bCs/>
          <w:kern w:val="0"/>
          <w:sz w:val="24"/>
          <w:szCs w:val="24"/>
        </w:rPr>
      </w:pPr>
      <w:r>
        <w:rPr>
          <w:rFonts w:ascii="宋体" w:hAnsi="宋体" w:cs="宋体"/>
          <w:bCs/>
          <w:kern w:val="0"/>
          <w:sz w:val="24"/>
          <w:szCs w:val="24"/>
        </w:rPr>
        <w:t>[20] MacWilliams, F. J., &amp; Sloane, N. J. A. (1977). The theory of error correcting codes. Vol. 16. Elsevier.</w:t>
      </w:r>
    </w:p>
    <w:p w14:paraId="79272B35">
      <w:pPr>
        <w:spacing w:line="360" w:lineRule="auto"/>
        <w:ind w:left="-420" w:leftChars="-200"/>
        <w:rPr>
          <w:rFonts w:ascii="宋体" w:hAnsi="宋体" w:cs="宋体"/>
          <w:bCs/>
          <w:kern w:val="0"/>
          <w:sz w:val="24"/>
          <w:szCs w:val="24"/>
        </w:rPr>
      </w:pPr>
      <w:r>
        <w:rPr>
          <w:rFonts w:ascii="宋体" w:hAnsi="宋体" w:cs="宋体"/>
          <w:bCs/>
          <w:kern w:val="0"/>
          <w:sz w:val="24"/>
          <w:szCs w:val="24"/>
        </w:rPr>
        <w:t>[21] Gao, S. (2003). A new algorithm for decoding Reed-Solomon codes. In Communications, information and network security </w:t>
      </w:r>
      <m:oMath>
        <m:r>
          <m:rPr/>
          <w:rPr>
            <w:rFonts w:ascii="Cambria Math"/>
          </w:rPr>
          <m:t>pp.55−68</m:t>
        </m:r>
      </m:oMath>
      <w:r>
        <w:rPr>
          <w:rFonts w:ascii="宋体" w:hAnsi="宋体" w:cs="宋体"/>
          <w:bCs/>
          <w:kern w:val="0"/>
          <w:sz w:val="24"/>
          <w:szCs w:val="24"/>
        </w:rPr>
        <w:t>. Springer.</w:t>
      </w:r>
    </w:p>
    <w:p w14:paraId="6EB17840">
      <w:pPr>
        <w:spacing w:line="360" w:lineRule="auto"/>
        <w:ind w:left="-420" w:leftChars="-200"/>
        <w:rPr>
          <w:rFonts w:ascii="宋体" w:hAnsi="宋体" w:cs="宋体"/>
          <w:bCs/>
          <w:kern w:val="0"/>
          <w:sz w:val="24"/>
          <w:szCs w:val="24"/>
        </w:rPr>
      </w:pPr>
      <w:r>
        <w:rPr>
          <w:rFonts w:ascii="宋体" w:hAnsi="宋体" w:cs="宋体"/>
          <w:bCs/>
          <w:kern w:val="0"/>
          <w:sz w:val="24"/>
          <w:szCs w:val="24"/>
        </w:rPr>
        <w:t>[22] Castro, M., Liskov, B., et al. (1999). Practical Byzantine fault tolerance. In Proceedings of the Third Symposium on Operating Systems Design and Implementation </w:t>
      </w:r>
      <m:oMath>
        <m:r>
          <m:rPr/>
          <w:rPr>
            <w:rFonts w:ascii="Cambria Math"/>
          </w:rPr>
          <m:t>pp.173−186</m:t>
        </m:r>
      </m:oMath>
      <w:r>
        <w:rPr>
          <w:rFonts w:ascii="宋体" w:hAnsi="宋体" w:cs="宋体"/>
          <w:bCs/>
          <w:kern w:val="0"/>
          <w:sz w:val="24"/>
          <w:szCs w:val="24"/>
        </w:rPr>
        <w:t>.</w:t>
      </w:r>
    </w:p>
    <w:p w14:paraId="295F33F3">
      <w:pPr>
        <w:spacing w:line="360" w:lineRule="auto"/>
        <w:ind w:left="-420" w:leftChars="-200"/>
        <w:rPr>
          <w:rFonts w:ascii="宋体" w:hAnsi="宋体" w:cs="宋体"/>
          <w:bCs/>
          <w:kern w:val="0"/>
          <w:sz w:val="24"/>
          <w:szCs w:val="24"/>
        </w:rPr>
      </w:pPr>
      <w:r>
        <w:rPr>
          <w:rFonts w:ascii="宋体" w:hAnsi="宋体" w:cs="宋体"/>
          <w:bCs/>
          <w:kern w:val="0"/>
          <w:sz w:val="24"/>
          <w:szCs w:val="24"/>
        </w:rPr>
        <w:t>[23] Yin, M., Malkhi, D., Reiter, M. K., Gueta, G. G., &amp; Abraham, I. (2019). Hotstuff: Bft consensus with linearity and responsiveness. In Proceedings of the 2019 ACM Symposium on Principles of Distributed Computing </w:t>
      </w:r>
      <m:oMath>
        <m:r>
          <m:rPr/>
          <w:rPr>
            <w:rFonts w:ascii="Cambria Math"/>
          </w:rPr>
          <m:t>pp.347−356</m:t>
        </m:r>
      </m:oMath>
      <w:r>
        <w:rPr>
          <w:rFonts w:ascii="宋体" w:hAnsi="宋体" w:cs="宋体"/>
          <w:bCs/>
          <w:kern w:val="0"/>
          <w:sz w:val="24"/>
          <w:szCs w:val="24"/>
        </w:rPr>
        <w:t>.</w:t>
      </w:r>
    </w:p>
    <w:p w14:paraId="4458BF21">
      <w:pPr>
        <w:spacing w:line="360" w:lineRule="auto"/>
        <w:ind w:left="-420" w:leftChars="-200"/>
        <w:rPr>
          <w:rFonts w:ascii="宋体" w:hAnsi="宋体" w:cs="宋体"/>
          <w:bCs/>
          <w:kern w:val="0"/>
          <w:sz w:val="24"/>
          <w:szCs w:val="24"/>
        </w:rPr>
      </w:pPr>
      <w:r>
        <w:rPr>
          <w:rFonts w:ascii="宋体" w:hAnsi="宋体" w:cs="宋体"/>
          <w:bCs/>
          <w:kern w:val="0"/>
          <w:sz w:val="24"/>
          <w:szCs w:val="24"/>
        </w:rPr>
        <w:t>[24] Alhaddad, N., Varia, M., &amp; Zhang, H. (2021). High-Threshold AVSS with Optimal Communication Complexity. Cryptology ePrint Archive, Report 2021/118.</w:t>
      </w:r>
    </w:p>
    <w:p w14:paraId="1BA92444">
      <w:pPr>
        <w:spacing w:line="360" w:lineRule="auto"/>
        <w:ind w:left="-420" w:leftChars="-200"/>
      </w:pPr>
      <w:r>
        <w:rPr>
          <w:rFonts w:ascii="宋体" w:hAnsi="宋体" w:cs="宋体"/>
          <w:bCs/>
          <w:kern w:val="0"/>
          <w:sz w:val="24"/>
          <w:szCs w:val="24"/>
        </w:rPr>
        <w:t>[25] Lu, Y., Lu, Z., Tang, Q., &amp; Wang, G. (2020). Dumbo-mvba: Optimal multi-valued validated asynchronous byzantine agreement, revisited. In Proceedings of the 39th Symposium on Principles of Distributed Computing </w:t>
      </w:r>
      <m:oMath>
        <m:r>
          <m:rPr/>
          <w:rPr>
            <w:rFonts w:ascii="Cambria Math"/>
          </w:rPr>
          <m:t>pp.129−138</m:t>
        </m:r>
      </m:oMath>
      <w:r>
        <w:rPr>
          <w:rFonts w:ascii="宋体" w:hAnsi="宋体" w:cs="宋体"/>
          <w:bCs/>
          <w:kern w:val="0"/>
          <w:sz w:val="24"/>
          <w:szCs w:val="24"/>
        </w:rPr>
        <w:t>.</w:t>
      </w:r>
    </w:p>
    <w:p w14:paraId="42E0FEEC">
      <w:pPr>
        <w:spacing w:line="360" w:lineRule="auto"/>
      </w:pPr>
    </w:p>
    <w:p w14:paraId="4CA082BE">
      <w:pPr>
        <w:spacing w:line="360" w:lineRule="auto"/>
        <w:sectPr>
          <w:headerReference r:id="rId6" w:type="default"/>
          <w:footerReference r:id="rId7" w:type="default"/>
          <w:type w:val="continuous"/>
          <w:pgSz w:w="11906" w:h="16838"/>
          <w:pgMar w:top="1440" w:right="1800" w:bottom="1440" w:left="1800" w:header="851" w:footer="992" w:gutter="0"/>
          <w:pgNumType w:start="1"/>
          <w:cols w:space="720" w:num="1"/>
          <w:docGrid w:type="lines" w:linePitch="312" w:charSpace="0"/>
        </w:sectPr>
      </w:pPr>
    </w:p>
    <w:p w14:paraId="44C49927">
      <w:pPr>
        <w:jc w:val="center"/>
      </w:pPr>
      <w:r>
        <w:rPr>
          <w:rFonts w:ascii="华文中宋" w:hAnsi="华文中宋" w:eastAsia="华文中宋"/>
          <w:b/>
          <w:bCs/>
          <w:kern w:val="0"/>
          <w:sz w:val="32"/>
          <w:szCs w:val="32"/>
        </w:rPr>
        <w:br w:type="page"/>
      </w:r>
      <w:r>
        <w:rPr>
          <w:rFonts w:hint="eastAsia" w:ascii="华文中宋" w:hAnsi="华文中宋" w:eastAsia="华文中宋"/>
          <w:b/>
          <w:bCs/>
          <w:kern w:val="0"/>
          <w:sz w:val="32"/>
          <w:szCs w:val="32"/>
        </w:rPr>
        <w:t>华中科技大学本科毕业设计（论文）开题报告评审表</w:t>
      </w:r>
    </w:p>
    <w:p w14:paraId="453436BF">
      <w:pPr>
        <w:sectPr>
          <w:headerReference r:id="rId8" w:type="default"/>
          <w:footerReference r:id="rId9" w:type="default"/>
          <w:type w:val="continuous"/>
          <w:pgSz w:w="11906" w:h="16838"/>
          <w:pgMar w:top="1440" w:right="1800" w:bottom="1440" w:left="1800" w:header="851" w:footer="992" w:gutter="0"/>
          <w:cols w:space="720" w:num="1"/>
          <w:docGrid w:type="lines" w:linePitch="312" w:charSpace="0"/>
        </w:sectPr>
      </w:pPr>
    </w:p>
    <w:p w14:paraId="7F252575">
      <w:pPr>
        <w:sectPr>
          <w:headerReference r:id="rId10" w:type="default"/>
          <w:type w:val="continuous"/>
          <w:pgSz w:w="11906" w:h="16838"/>
          <w:pgMar w:top="1440" w:right="1800" w:bottom="1440" w:left="1800" w:header="851" w:footer="992" w:gutter="0"/>
          <w:cols w:space="720" w:num="1"/>
          <w:docGrid w:type="lines" w:linePitch="312" w:charSpace="0"/>
        </w:sectPr>
      </w:pPr>
    </w:p>
    <w:tbl>
      <w:tblPr>
        <w:tblStyle w:val="16"/>
        <w:tblW w:w="9005" w:type="dxa"/>
        <w:tblInd w:w="103" w:type="dxa"/>
        <w:tblLayout w:type="fixed"/>
        <w:tblCellMar>
          <w:top w:w="0" w:type="dxa"/>
          <w:left w:w="108" w:type="dxa"/>
          <w:bottom w:w="0" w:type="dxa"/>
          <w:right w:w="108" w:type="dxa"/>
        </w:tblCellMar>
      </w:tblPr>
      <w:tblGrid>
        <w:gridCol w:w="998"/>
        <w:gridCol w:w="1417"/>
        <w:gridCol w:w="992"/>
        <w:gridCol w:w="2410"/>
        <w:gridCol w:w="1418"/>
        <w:gridCol w:w="1770"/>
      </w:tblGrid>
      <w:tr w14:paraId="56C8528D">
        <w:trPr>
          <w:trHeight w:val="725" w:hRule="atLeast"/>
        </w:trPr>
        <w:tc>
          <w:tcPr>
            <w:tcW w:w="998" w:type="dxa"/>
            <w:tcBorders>
              <w:top w:val="single" w:color="000000" w:sz="4" w:space="0"/>
              <w:left w:val="single" w:color="000000" w:sz="4" w:space="0"/>
              <w:bottom w:val="single" w:color="000000" w:sz="4" w:space="0"/>
              <w:right w:val="single" w:color="000000" w:sz="4" w:space="0"/>
            </w:tcBorders>
            <w:vAlign w:val="center"/>
          </w:tcPr>
          <w:p w14:paraId="4F1B052B">
            <w:pPr>
              <w:widowControl/>
              <w:jc w:val="center"/>
              <w:rPr>
                <w:rFonts w:ascii="宋体" w:hAnsi="宋体" w:cs="宋体"/>
                <w:b/>
                <w:bCs/>
                <w:kern w:val="0"/>
                <w:szCs w:val="21"/>
              </w:rPr>
            </w:pPr>
            <w:r>
              <w:rPr>
                <w:rFonts w:hint="eastAsia" w:ascii="宋体" w:hAnsi="宋体" w:cs="宋体"/>
                <w:b/>
                <w:bCs/>
                <w:kern w:val="0"/>
                <w:szCs w:val="21"/>
              </w:rPr>
              <w:t>姓名</w:t>
            </w:r>
          </w:p>
        </w:tc>
        <w:tc>
          <w:tcPr>
            <w:tcW w:w="1417" w:type="dxa"/>
            <w:tcBorders>
              <w:top w:val="single" w:color="000000" w:sz="4" w:space="0"/>
              <w:left w:val="single" w:color="000000" w:sz="4" w:space="0"/>
              <w:bottom w:val="single" w:color="000000" w:sz="4" w:space="0"/>
              <w:right w:val="single" w:color="000000" w:sz="4" w:space="0"/>
            </w:tcBorders>
            <w:vAlign w:val="center"/>
          </w:tcPr>
          <w:p w14:paraId="5AA232A3">
            <w:pPr>
              <w:widowControl/>
              <w:jc w:val="center"/>
              <w:rPr>
                <w:rFonts w:ascii="宋体" w:hAnsi="宋体" w:cs="宋体"/>
                <w:b/>
                <w:bCs/>
                <w:kern w:val="0"/>
                <w:szCs w:val="21"/>
              </w:rPr>
            </w:pPr>
            <w:r>
              <w:rPr>
                <w:rFonts w:hint="eastAsia" w:ascii="宋体" w:hAnsi="宋体" w:cs="宋体"/>
                <w:b/>
                <w:bCs/>
                <w:kern w:val="0"/>
                <w:szCs w:val="21"/>
              </w:rPr>
              <w:t xml:space="preserve"> 王智超</w:t>
            </w:r>
          </w:p>
        </w:tc>
        <w:tc>
          <w:tcPr>
            <w:tcW w:w="992" w:type="dxa"/>
            <w:tcBorders>
              <w:top w:val="single" w:color="auto" w:sz="4" w:space="0"/>
              <w:left w:val="single" w:color="auto" w:sz="4" w:space="0"/>
              <w:right w:val="single" w:color="000000" w:sz="4" w:space="0"/>
            </w:tcBorders>
            <w:vAlign w:val="center"/>
          </w:tcPr>
          <w:p w14:paraId="1B7D8643">
            <w:pPr>
              <w:widowControl/>
              <w:jc w:val="center"/>
              <w:rPr>
                <w:rFonts w:ascii="宋体" w:hAnsi="宋体" w:cs="宋体"/>
                <w:b/>
                <w:bCs/>
                <w:kern w:val="0"/>
                <w:szCs w:val="21"/>
              </w:rPr>
            </w:pPr>
            <w:r>
              <w:rPr>
                <w:rFonts w:hint="eastAsia" w:ascii="宋体" w:hAnsi="宋体" w:cs="宋体"/>
                <w:b/>
                <w:bCs/>
                <w:kern w:val="0"/>
                <w:szCs w:val="21"/>
              </w:rPr>
              <w:t>学号</w:t>
            </w:r>
          </w:p>
        </w:tc>
        <w:tc>
          <w:tcPr>
            <w:tcW w:w="2410" w:type="dxa"/>
            <w:tcBorders>
              <w:top w:val="single" w:color="auto" w:sz="4" w:space="0"/>
              <w:left w:val="single" w:color="auto" w:sz="4" w:space="0"/>
              <w:right w:val="single" w:color="000000" w:sz="4" w:space="0"/>
            </w:tcBorders>
            <w:vAlign w:val="center"/>
          </w:tcPr>
          <w:p w14:paraId="39947329">
            <w:pPr>
              <w:widowControl/>
              <w:jc w:val="center"/>
              <w:rPr>
                <w:rFonts w:ascii="宋体" w:hAnsi="宋体" w:cs="宋体"/>
                <w:b/>
                <w:bCs/>
                <w:kern w:val="0"/>
                <w:szCs w:val="21"/>
              </w:rPr>
            </w:pPr>
            <w:r>
              <w:rPr>
                <w:rFonts w:hint="eastAsia" w:ascii="宋体" w:hAnsi="宋体" w:cs="宋体"/>
                <w:b/>
                <w:bCs/>
                <w:kern w:val="0"/>
                <w:szCs w:val="21"/>
              </w:rPr>
              <w:t xml:space="preserve">U202211910 </w:t>
            </w:r>
          </w:p>
        </w:tc>
        <w:tc>
          <w:tcPr>
            <w:tcW w:w="1418" w:type="dxa"/>
            <w:tcBorders>
              <w:top w:val="single" w:color="auto" w:sz="4" w:space="0"/>
              <w:left w:val="single" w:color="auto" w:sz="4" w:space="0"/>
              <w:right w:val="single" w:color="000000" w:sz="4" w:space="0"/>
            </w:tcBorders>
            <w:vAlign w:val="center"/>
          </w:tcPr>
          <w:p w14:paraId="0F12B5ED">
            <w:pPr>
              <w:widowControl/>
              <w:jc w:val="center"/>
              <w:rPr>
                <w:rFonts w:ascii="宋体" w:hAnsi="宋体" w:cs="宋体"/>
                <w:b/>
                <w:bCs/>
                <w:kern w:val="0"/>
                <w:szCs w:val="21"/>
              </w:rPr>
            </w:pPr>
            <w:r>
              <w:rPr>
                <w:rFonts w:hint="eastAsia" w:ascii="宋体" w:hAnsi="宋体" w:cs="宋体"/>
                <w:b/>
                <w:bCs/>
                <w:kern w:val="0"/>
                <w:szCs w:val="21"/>
              </w:rPr>
              <w:t>指导教师</w:t>
            </w:r>
          </w:p>
        </w:tc>
        <w:tc>
          <w:tcPr>
            <w:tcW w:w="1770" w:type="dxa"/>
            <w:tcBorders>
              <w:top w:val="single" w:color="auto" w:sz="4" w:space="0"/>
              <w:left w:val="single" w:color="auto" w:sz="4" w:space="0"/>
              <w:right w:val="single" w:color="000000" w:sz="4" w:space="0"/>
            </w:tcBorders>
            <w:vAlign w:val="center"/>
          </w:tcPr>
          <w:p w14:paraId="5BDA0A41">
            <w:pPr>
              <w:widowControl/>
              <w:jc w:val="center"/>
              <w:rPr>
                <w:rFonts w:ascii="宋体" w:hAnsi="宋体" w:cs="宋体"/>
                <w:b/>
                <w:bCs/>
                <w:kern w:val="0"/>
                <w:szCs w:val="21"/>
              </w:rPr>
            </w:pPr>
            <w:r>
              <w:rPr>
                <w:rFonts w:hint="eastAsia" w:ascii="宋体" w:hAnsi="宋体" w:cs="宋体"/>
                <w:b/>
                <w:bCs/>
                <w:kern w:val="0"/>
                <w:szCs w:val="21"/>
              </w:rPr>
              <w:t xml:space="preserve"> 吴俊军</w:t>
            </w:r>
          </w:p>
        </w:tc>
      </w:tr>
      <w:tr w14:paraId="1071EECC">
        <w:tblPrEx>
          <w:tblCellMar>
            <w:top w:w="0" w:type="dxa"/>
            <w:left w:w="108" w:type="dxa"/>
            <w:bottom w:w="0" w:type="dxa"/>
            <w:right w:w="108" w:type="dxa"/>
          </w:tblCellMar>
        </w:tblPrEx>
        <w:trPr>
          <w:trHeight w:val="834" w:hRule="atLeast"/>
        </w:trPr>
        <w:tc>
          <w:tcPr>
            <w:tcW w:w="2415" w:type="dxa"/>
            <w:gridSpan w:val="2"/>
            <w:tcBorders>
              <w:top w:val="single" w:color="auto" w:sz="4" w:space="0"/>
              <w:left w:val="single" w:color="auto" w:sz="4" w:space="0"/>
              <w:bottom w:val="single" w:color="auto" w:sz="4" w:space="0"/>
              <w:right w:val="single" w:color="000000" w:sz="4" w:space="0"/>
            </w:tcBorders>
            <w:vAlign w:val="center"/>
          </w:tcPr>
          <w:p w14:paraId="5E13DD7D">
            <w:pPr>
              <w:widowControl/>
              <w:jc w:val="center"/>
              <w:rPr>
                <w:rFonts w:ascii="宋体" w:hAnsi="宋体" w:cs="宋体"/>
                <w:b/>
                <w:bCs/>
                <w:kern w:val="0"/>
                <w:szCs w:val="21"/>
              </w:rPr>
            </w:pPr>
            <w:r>
              <w:rPr>
                <w:rFonts w:hint="eastAsia" w:ascii="宋体" w:hAnsi="宋体" w:cs="宋体"/>
                <w:b/>
                <w:bCs/>
                <w:kern w:val="0"/>
                <w:szCs w:val="21"/>
              </w:rPr>
              <w:t>院（系）专业</w:t>
            </w:r>
          </w:p>
        </w:tc>
        <w:tc>
          <w:tcPr>
            <w:tcW w:w="6590" w:type="dxa"/>
            <w:gridSpan w:val="4"/>
            <w:tcBorders>
              <w:top w:val="single" w:color="auto" w:sz="4" w:space="0"/>
              <w:left w:val="single" w:color="auto" w:sz="4" w:space="0"/>
              <w:bottom w:val="single" w:color="auto" w:sz="4" w:space="0"/>
              <w:right w:val="single" w:color="000000" w:sz="4" w:space="0"/>
            </w:tcBorders>
            <w:vAlign w:val="center"/>
          </w:tcPr>
          <w:p w14:paraId="3B24DE53">
            <w:pPr>
              <w:widowControl/>
              <w:jc w:val="center"/>
              <w:rPr>
                <w:rFonts w:ascii="宋体" w:hAnsi="宋体" w:cs="宋体"/>
                <w:b/>
                <w:bCs/>
                <w:kern w:val="0"/>
                <w:szCs w:val="21"/>
              </w:rPr>
            </w:pPr>
            <w:r>
              <w:rPr>
                <w:rFonts w:hint="eastAsia" w:ascii="宋体" w:hAnsi="宋体" w:cs="宋体"/>
                <w:b/>
                <w:bCs/>
                <w:kern w:val="0"/>
                <w:szCs w:val="21"/>
              </w:rPr>
              <w:t>网络空间安全学院</w:t>
            </w:r>
          </w:p>
        </w:tc>
      </w:tr>
      <w:tr w14:paraId="479EC669">
        <w:tblPrEx>
          <w:tblCellMar>
            <w:top w:w="0" w:type="dxa"/>
            <w:left w:w="108" w:type="dxa"/>
            <w:bottom w:w="0" w:type="dxa"/>
            <w:right w:w="108" w:type="dxa"/>
          </w:tblCellMar>
        </w:tblPrEx>
        <w:trPr>
          <w:trHeight w:val="1824" w:hRule="atLeast"/>
        </w:trPr>
        <w:tc>
          <w:tcPr>
            <w:tcW w:w="9005" w:type="dxa"/>
            <w:gridSpan w:val="6"/>
            <w:tcBorders>
              <w:top w:val="single" w:color="auto" w:sz="4" w:space="0"/>
              <w:left w:val="single" w:color="auto" w:sz="4" w:space="0"/>
              <w:bottom w:val="single" w:color="auto" w:sz="4" w:space="0"/>
              <w:right w:val="single" w:color="000000" w:sz="4" w:space="0"/>
            </w:tcBorders>
            <w:vAlign w:val="center"/>
          </w:tcPr>
          <w:p w14:paraId="7DE2B703">
            <w:pPr>
              <w:widowControl/>
              <w:jc w:val="center"/>
              <w:rPr>
                <w:rFonts w:ascii="宋体" w:hAnsi="宋体" w:cs="宋体"/>
                <w:b/>
                <w:bCs/>
                <w:kern w:val="0"/>
                <w:szCs w:val="21"/>
              </w:rPr>
            </w:pPr>
            <w:r>
              <w:rPr>
                <w:rFonts w:hint="eastAsia" w:ascii="宋体" w:hAnsi="宋体" w:cs="宋体"/>
                <w:b/>
                <w:bCs/>
                <w:kern w:val="0"/>
                <w:szCs w:val="21"/>
              </w:rPr>
              <w:t>指导教师评语</w:t>
            </w:r>
          </w:p>
          <w:p w14:paraId="7D93E30D">
            <w:pPr>
              <w:widowControl/>
              <w:numPr>
                <w:ilvl w:val="0"/>
                <w:numId w:val="5"/>
              </w:numPr>
              <w:jc w:val="left"/>
              <w:rPr>
                <w:rFonts w:ascii="宋体" w:hAnsi="宋体" w:cs="宋体"/>
                <w:bCs/>
                <w:kern w:val="0"/>
                <w:szCs w:val="21"/>
              </w:rPr>
            </w:pPr>
            <w:r>
              <w:rPr>
                <w:rFonts w:hint="eastAsia" w:ascii="宋体" w:hAnsi="宋体" w:cs="宋体"/>
                <w:bCs/>
                <w:kern w:val="0"/>
                <w:szCs w:val="21"/>
              </w:rPr>
              <w:t>学生前期表现情况。</w:t>
            </w:r>
          </w:p>
          <w:p w14:paraId="2D7A5865">
            <w:pPr>
              <w:widowControl/>
              <w:numPr>
                <w:ilvl w:val="0"/>
                <w:numId w:val="5"/>
              </w:numPr>
              <w:jc w:val="left"/>
              <w:rPr>
                <w:rFonts w:ascii="宋体" w:hAnsi="宋体" w:cs="宋体"/>
                <w:bCs/>
                <w:kern w:val="0"/>
                <w:szCs w:val="21"/>
              </w:rPr>
            </w:pPr>
            <w:r>
              <w:rPr>
                <w:rFonts w:hint="eastAsia" w:ascii="宋体" w:hAnsi="宋体" w:cs="宋体"/>
                <w:bCs/>
                <w:kern w:val="0"/>
                <w:szCs w:val="21"/>
              </w:rPr>
              <w:t>是否具备开始毕业设计（论文）条件？是否同意开始毕业设计（论文）？</w:t>
            </w:r>
          </w:p>
          <w:p w14:paraId="499DD91B">
            <w:pPr>
              <w:widowControl/>
              <w:numPr>
                <w:ilvl w:val="0"/>
                <w:numId w:val="5"/>
              </w:numPr>
              <w:jc w:val="left"/>
              <w:rPr>
                <w:rFonts w:ascii="宋体" w:hAnsi="宋体" w:cs="宋体"/>
                <w:bCs/>
                <w:kern w:val="0"/>
                <w:szCs w:val="21"/>
              </w:rPr>
            </w:pPr>
            <w:r>
              <w:rPr>
                <w:rFonts w:hint="eastAsia" w:ascii="宋体" w:hAnsi="宋体" w:cs="宋体"/>
                <w:bCs/>
                <w:kern w:val="0"/>
                <w:szCs w:val="21"/>
              </w:rPr>
              <w:t>不足及建议。</w:t>
            </w:r>
          </w:p>
        </w:tc>
      </w:tr>
      <w:tr w14:paraId="6AFC6857">
        <w:tblPrEx>
          <w:tblCellMar>
            <w:top w:w="0" w:type="dxa"/>
            <w:left w:w="108" w:type="dxa"/>
            <w:bottom w:w="0" w:type="dxa"/>
            <w:right w:w="108" w:type="dxa"/>
          </w:tblCellMar>
        </w:tblPrEx>
        <w:trPr>
          <w:trHeight w:val="5708" w:hRule="atLeast"/>
        </w:trPr>
        <w:tc>
          <w:tcPr>
            <w:tcW w:w="9005" w:type="dxa"/>
            <w:gridSpan w:val="6"/>
            <w:tcBorders>
              <w:top w:val="single" w:color="auto" w:sz="4" w:space="0"/>
              <w:left w:val="single" w:color="auto" w:sz="4" w:space="0"/>
              <w:bottom w:val="single" w:color="auto" w:sz="4" w:space="0"/>
              <w:right w:val="single" w:color="000000" w:sz="4" w:space="0"/>
            </w:tcBorders>
            <w:vAlign w:val="center"/>
          </w:tcPr>
          <w:p w14:paraId="312E8FAC">
            <w:pPr>
              <w:spacing w:line="360" w:lineRule="auto"/>
              <w:ind w:firstLine="420" w:firstLineChars="200"/>
              <w:rPr>
                <w:rFonts w:ascii="宋体" w:hAnsi="宋体" w:cs="宋体"/>
                <w:bCs/>
                <w:kern w:val="0"/>
                <w:szCs w:val="21"/>
              </w:rPr>
            </w:pPr>
            <w:r>
              <w:rPr>
                <w:rFonts w:hint="eastAsia" w:ascii="宋体" w:hAnsi="宋体" w:cs="宋体"/>
                <w:bCs/>
                <w:kern w:val="0"/>
                <w:szCs w:val="21"/>
              </w:rPr>
              <w:t>该生前期表现积极，完成了文献翻译和开题报告，</w:t>
            </w:r>
            <w:r>
              <w:rPr>
                <w:rFonts w:hint="eastAsia" w:ascii="宋体" w:hAnsi="宋体" w:cs="宋体"/>
                <w:bCs/>
                <w:color w:val="000000" w:themeColor="text1"/>
                <w:kern w:val="0"/>
                <w:szCs w:val="21"/>
                <w14:textFill>
                  <w14:solidFill>
                    <w14:schemeClr w14:val="tx1"/>
                  </w14:solidFill>
                </w14:textFill>
              </w:rPr>
              <w:t>其中文献翻译工作量大</w:t>
            </w:r>
            <w:r>
              <w:rPr>
                <w:rFonts w:hint="eastAsia" w:ascii="宋体" w:hAnsi="宋体" w:cs="宋体"/>
                <w:bCs/>
                <w:kern w:val="0"/>
                <w:szCs w:val="21"/>
              </w:rPr>
              <w:t xml:space="preserve">。其开题答辩表现、开题报告内容达到要求。已经具备开始毕业设计的条件，同意开始毕业设计。 </w:t>
            </w:r>
          </w:p>
          <w:p w14:paraId="624A980B">
            <w:pPr>
              <w:spacing w:line="360" w:lineRule="auto"/>
              <w:ind w:firstLine="420" w:firstLineChars="200"/>
              <w:rPr>
                <w:rFonts w:ascii="宋体" w:hAnsi="宋体" w:cs="宋体"/>
                <w:bCs/>
                <w:kern w:val="0"/>
                <w:szCs w:val="21"/>
              </w:rPr>
            </w:pPr>
            <w:r>
              <w:rPr>
                <w:rFonts w:hint="eastAsia" w:ascii="宋体" w:hAnsi="宋体" w:cs="宋体"/>
                <w:bCs/>
                <w:kern w:val="0"/>
                <w:szCs w:val="21"/>
              </w:rPr>
              <w:t>后期需要加强异步网络和分布式编程的理论知识的学习，强化工程实践能力，并积极沟通，保证毕业设计的顺利进行。</w:t>
            </w:r>
          </w:p>
          <w:p w14:paraId="62B7C0AD">
            <w:pPr>
              <w:widowControl/>
              <w:rPr>
                <w:rFonts w:ascii="宋体" w:hAnsi="宋体" w:cs="宋体"/>
                <w:bCs/>
                <w:kern w:val="0"/>
                <w:szCs w:val="21"/>
              </w:rPr>
            </w:pPr>
          </w:p>
          <w:p w14:paraId="3E678F27">
            <w:pPr>
              <w:widowControl/>
              <w:rPr>
                <w:rFonts w:ascii="宋体" w:hAnsi="宋体" w:cs="宋体"/>
                <w:bCs/>
                <w:kern w:val="0"/>
                <w:szCs w:val="21"/>
              </w:rPr>
            </w:pPr>
          </w:p>
          <w:p w14:paraId="25EBB0FF">
            <w:pPr>
              <w:widowControl/>
              <w:rPr>
                <w:rFonts w:ascii="宋体" w:hAnsi="宋体" w:cs="宋体"/>
                <w:bCs/>
                <w:kern w:val="0"/>
                <w:szCs w:val="21"/>
              </w:rPr>
            </w:pPr>
          </w:p>
          <w:p w14:paraId="5DF1FAB4">
            <w:pPr>
              <w:widowControl/>
              <w:rPr>
                <w:rFonts w:ascii="宋体" w:hAnsi="宋体" w:cs="宋体"/>
                <w:bCs/>
                <w:kern w:val="0"/>
                <w:szCs w:val="21"/>
              </w:rPr>
            </w:pPr>
          </w:p>
          <w:p w14:paraId="272BC3F4">
            <w:pPr>
              <w:widowControl/>
              <w:rPr>
                <w:rFonts w:ascii="宋体" w:hAnsi="宋体" w:cs="宋体"/>
                <w:bCs/>
                <w:kern w:val="0"/>
                <w:szCs w:val="21"/>
              </w:rPr>
            </w:pPr>
          </w:p>
          <w:p w14:paraId="55092515">
            <w:pPr>
              <w:widowControl/>
              <w:rPr>
                <w:rFonts w:ascii="宋体" w:hAnsi="宋体" w:cs="宋体"/>
                <w:bCs/>
                <w:kern w:val="0"/>
                <w:szCs w:val="21"/>
              </w:rPr>
            </w:pPr>
          </w:p>
          <w:p w14:paraId="5AE06E5E">
            <w:pPr>
              <w:widowControl/>
              <w:ind w:firstLine="5355" w:firstLineChars="2550"/>
              <w:rPr>
                <w:rFonts w:ascii="宋体" w:hAnsi="宋体" w:cs="宋体"/>
                <w:bCs/>
                <w:kern w:val="0"/>
                <w:szCs w:val="21"/>
              </w:rPr>
            </w:pPr>
            <w:r>
              <w:rPr>
                <w:rFonts w:hint="eastAsia" w:ascii="宋体" w:hAnsi="宋体" w:cs="宋体"/>
                <w:bCs/>
                <w:kern w:val="0"/>
                <w:szCs w:val="21"/>
              </w:rPr>
              <w:t>指导教师（签名）：</w:t>
            </w:r>
            <w:r>
              <w:rPr>
                <w:position w:val="-11"/>
              </w:rPr>
              <w:drawing>
                <wp:inline distT="0" distB="0" distL="0" distR="0">
                  <wp:extent cx="650875" cy="458470"/>
                  <wp:effectExtent l="0" t="0" r="0" b="0"/>
                  <wp:docPr id="8" name="IM 2"/>
                  <wp:cNvGraphicFramePr/>
                  <a:graphic xmlns:a="http://schemas.openxmlformats.org/drawingml/2006/main">
                    <a:graphicData uri="http://schemas.openxmlformats.org/drawingml/2006/picture">
                      <pic:pic xmlns:pic="http://schemas.openxmlformats.org/drawingml/2006/picture">
                        <pic:nvPicPr>
                          <pic:cNvPr id="8" name="IM 2"/>
                          <pic:cNvPicPr/>
                        </pic:nvPicPr>
                        <pic:blipFill>
                          <a:blip r:embed="rId17"/>
                          <a:stretch>
                            <a:fillRect/>
                          </a:stretch>
                        </pic:blipFill>
                        <pic:spPr>
                          <a:xfrm>
                            <a:off x="0" y="0"/>
                            <a:ext cx="650875" cy="458470"/>
                          </a:xfrm>
                          <a:prstGeom prst="rect">
                            <a:avLst/>
                          </a:prstGeom>
                        </pic:spPr>
                      </pic:pic>
                    </a:graphicData>
                  </a:graphic>
                </wp:inline>
              </w:drawing>
            </w:r>
            <w:r>
              <w:rPr>
                <w:rFonts w:hint="eastAsia" w:ascii="宋体" w:hAnsi="宋体" w:cs="宋体"/>
                <w:bCs/>
                <w:kern w:val="0"/>
                <w:szCs w:val="21"/>
              </w:rPr>
              <w:t xml:space="preserve">       </w:t>
            </w:r>
          </w:p>
          <w:p w14:paraId="6EF700E2">
            <w:pPr>
              <w:widowControl/>
              <w:ind w:firstLine="5355" w:firstLineChars="2550"/>
              <w:rPr>
                <w:rFonts w:ascii="宋体" w:hAnsi="宋体" w:cs="宋体"/>
                <w:bCs/>
                <w:kern w:val="0"/>
                <w:szCs w:val="21"/>
              </w:rPr>
            </w:pPr>
          </w:p>
          <w:p w14:paraId="14E9DE28">
            <w:pPr>
              <w:widowControl/>
              <w:jc w:val="center"/>
              <w:rPr>
                <w:rFonts w:ascii="宋体" w:hAnsi="宋体" w:cs="宋体"/>
                <w:bCs/>
                <w:kern w:val="0"/>
                <w:szCs w:val="21"/>
              </w:rPr>
            </w:pPr>
            <w:r>
              <w:rPr>
                <w:rFonts w:hint="eastAsia" w:ascii="宋体" w:hAnsi="宋体" w:cs="宋体"/>
                <w:bCs/>
                <w:kern w:val="0"/>
                <w:szCs w:val="21"/>
              </w:rPr>
              <w:t xml:space="preserve">                                                        2026  年  3 月 7 日</w:t>
            </w:r>
          </w:p>
        </w:tc>
      </w:tr>
      <w:tr w14:paraId="3E634C9C">
        <w:tblPrEx>
          <w:tblCellMar>
            <w:top w:w="0" w:type="dxa"/>
            <w:left w:w="108" w:type="dxa"/>
            <w:bottom w:w="0" w:type="dxa"/>
            <w:right w:w="108" w:type="dxa"/>
          </w:tblCellMar>
        </w:tblPrEx>
        <w:trPr>
          <w:trHeight w:val="578" w:hRule="atLeast"/>
        </w:trPr>
        <w:tc>
          <w:tcPr>
            <w:tcW w:w="9005" w:type="dxa"/>
            <w:gridSpan w:val="6"/>
            <w:tcBorders>
              <w:top w:val="single" w:color="auto" w:sz="4" w:space="0"/>
              <w:left w:val="single" w:color="auto" w:sz="4" w:space="0"/>
              <w:bottom w:val="single" w:color="auto" w:sz="4" w:space="0"/>
              <w:right w:val="single" w:color="000000" w:sz="4" w:space="0"/>
            </w:tcBorders>
            <w:vAlign w:val="center"/>
          </w:tcPr>
          <w:p w14:paraId="703BBA34">
            <w:pPr>
              <w:widowControl/>
              <w:jc w:val="center"/>
              <w:rPr>
                <w:rFonts w:ascii="宋体" w:hAnsi="宋体" w:cs="宋体"/>
                <w:bCs/>
                <w:kern w:val="0"/>
                <w:szCs w:val="21"/>
              </w:rPr>
            </w:pPr>
            <w:r>
              <w:rPr>
                <w:rFonts w:hint="eastAsia" w:ascii="宋体" w:hAnsi="宋体" w:cs="宋体"/>
                <w:b/>
                <w:bCs/>
                <w:kern w:val="0"/>
                <w:szCs w:val="21"/>
              </w:rPr>
              <w:t>教研室（系、所）或开题报告答辩小组审核意见</w:t>
            </w:r>
          </w:p>
        </w:tc>
      </w:tr>
      <w:tr w14:paraId="680C72F4">
        <w:tblPrEx>
          <w:tblCellMar>
            <w:top w:w="0" w:type="dxa"/>
            <w:left w:w="108" w:type="dxa"/>
            <w:bottom w:w="0" w:type="dxa"/>
            <w:right w:w="108" w:type="dxa"/>
          </w:tblCellMar>
        </w:tblPrEx>
        <w:trPr>
          <w:trHeight w:val="2826" w:hRule="atLeast"/>
        </w:trPr>
        <w:tc>
          <w:tcPr>
            <w:tcW w:w="9005" w:type="dxa"/>
            <w:gridSpan w:val="6"/>
            <w:tcBorders>
              <w:top w:val="single" w:color="auto" w:sz="4" w:space="0"/>
              <w:left w:val="single" w:color="auto" w:sz="4" w:space="0"/>
              <w:bottom w:val="single" w:color="000000" w:sz="4" w:space="0"/>
              <w:right w:val="single" w:color="000000" w:sz="4" w:space="0"/>
            </w:tcBorders>
            <w:vAlign w:val="center"/>
          </w:tcPr>
          <w:p w14:paraId="027ECFEC">
            <w:pPr>
              <w:spacing w:line="360" w:lineRule="auto"/>
              <w:rPr>
                <w:rFonts w:ascii="楷体_GB2312" w:hAnsi="宋体" w:eastAsia="楷体_GB2312"/>
                <w:color w:val="FF0000"/>
              </w:rPr>
            </w:pPr>
          </w:p>
          <w:p w14:paraId="55FB3CA4">
            <w:pPr>
              <w:widowControl/>
              <w:rPr>
                <w:rFonts w:ascii="宋体" w:hAnsi="宋体" w:cs="宋体"/>
                <w:bCs/>
                <w:kern w:val="0"/>
                <w:szCs w:val="21"/>
              </w:rPr>
            </w:pPr>
            <w:r>
              <w:rPr>
                <w:rFonts w:hint="eastAsia" w:ascii="宋体" w:hAnsi="宋体" w:cs="宋体"/>
                <w:bCs/>
                <w:kern w:val="0"/>
                <w:szCs w:val="21"/>
              </w:rPr>
              <w:t xml:space="preserve">    通过其开题，并同意进入毕业设计的下一阶段。</w:t>
            </w:r>
          </w:p>
          <w:p w14:paraId="48389479">
            <w:pPr>
              <w:widowControl/>
              <w:rPr>
                <w:rFonts w:ascii="宋体" w:hAnsi="宋体" w:cs="宋体"/>
                <w:bCs/>
                <w:kern w:val="0"/>
                <w:szCs w:val="21"/>
              </w:rPr>
            </w:pPr>
            <w:bookmarkStart w:id="3" w:name="_GoBack"/>
            <w:bookmarkEnd w:id="3"/>
          </w:p>
          <w:p w14:paraId="3DA4BCF3">
            <w:pPr>
              <w:widowControl/>
              <w:ind w:firstLine="1995" w:firstLineChars="950"/>
              <w:rPr>
                <w:rFonts w:ascii="宋体" w:hAnsi="宋体" w:cs="宋体"/>
                <w:bCs/>
                <w:kern w:val="0"/>
                <w:szCs w:val="21"/>
              </w:rPr>
            </w:pPr>
            <w:r>
              <w:rPr>
                <w:rFonts w:hint="eastAsia" w:ascii="宋体" w:hAnsi="宋体" w:cs="宋体"/>
                <w:bCs/>
                <w:kern w:val="0"/>
                <w:szCs w:val="21"/>
              </w:rPr>
              <w:t>教研室（系、所）或开题报告答辩小组负责人（签名）：</w:t>
            </w:r>
            <w:r>
              <w:rPr>
                <w:position w:val="-12"/>
              </w:rPr>
              <w:drawing>
                <wp:inline distT="0" distB="0" distL="0" distR="0">
                  <wp:extent cx="845820" cy="497205"/>
                  <wp:effectExtent l="0" t="0" r="7620" b="5715"/>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8"/>
                          <a:stretch>
                            <a:fillRect/>
                          </a:stretch>
                        </pic:blipFill>
                        <pic:spPr>
                          <a:xfrm>
                            <a:off x="0" y="0"/>
                            <a:ext cx="846454" cy="497205"/>
                          </a:xfrm>
                          <a:prstGeom prst="rect">
                            <a:avLst/>
                          </a:prstGeom>
                        </pic:spPr>
                      </pic:pic>
                    </a:graphicData>
                  </a:graphic>
                </wp:inline>
              </w:drawing>
            </w:r>
            <w:r>
              <w:rPr>
                <w:rFonts w:hint="eastAsia" w:ascii="宋体" w:hAnsi="宋体" w:cs="宋体"/>
                <w:bCs/>
                <w:kern w:val="0"/>
                <w:szCs w:val="21"/>
              </w:rPr>
              <w:t xml:space="preserve">     </w:t>
            </w:r>
          </w:p>
          <w:p w14:paraId="73F18BB1">
            <w:pPr>
              <w:widowControl/>
              <w:ind w:firstLine="1995" w:firstLineChars="950"/>
              <w:rPr>
                <w:rFonts w:ascii="宋体" w:hAnsi="宋体" w:cs="宋体"/>
                <w:bCs/>
                <w:kern w:val="0"/>
                <w:szCs w:val="21"/>
              </w:rPr>
            </w:pPr>
            <w:r>
              <w:rPr>
                <w:rFonts w:hint="eastAsia" w:ascii="宋体" w:hAnsi="宋体" w:cs="宋体"/>
                <w:bCs/>
                <w:kern w:val="0"/>
                <w:szCs w:val="21"/>
              </w:rPr>
              <w:t xml:space="preserve">                                                   </w:t>
            </w:r>
          </w:p>
          <w:p w14:paraId="14890834">
            <w:pPr>
              <w:widowControl/>
              <w:ind w:firstLine="6930" w:firstLineChars="3300"/>
              <w:rPr>
                <w:rFonts w:ascii="宋体" w:hAnsi="宋体" w:cs="宋体"/>
                <w:bCs/>
                <w:kern w:val="0"/>
                <w:szCs w:val="21"/>
              </w:rPr>
            </w:pPr>
            <w:r>
              <w:rPr>
                <w:rFonts w:hint="eastAsia" w:ascii="宋体" w:hAnsi="宋体" w:cs="宋体"/>
                <w:bCs/>
                <w:kern w:val="0"/>
                <w:szCs w:val="21"/>
              </w:rPr>
              <w:t>2026年 3 月 7 日</w:t>
            </w:r>
          </w:p>
        </w:tc>
      </w:tr>
    </w:tbl>
    <w:p w14:paraId="40A2E018">
      <w:pPr>
        <w:spacing w:line="360" w:lineRule="auto"/>
      </w:pPr>
    </w:p>
    <w:sectPr>
      <w:headerReference r:id="rId11" w:type="default"/>
      <w:footerReference r:id="rId12" w:type="default"/>
      <w:type w:val="continuous"/>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华文细黑">
    <w:panose1 w:val="02010600040101010101"/>
    <w:charset w:val="86"/>
    <w:family w:val="auto"/>
    <w:pitch w:val="default"/>
    <w:sig w:usb0="00000287" w:usb1="080F0000" w:usb2="00000000" w:usb3="00000000" w:csb0="0004009F" w:csb1="DFD70000"/>
  </w:font>
  <w:font w:name="仿宋_GB2312">
    <w:altName w:val="仿宋"/>
    <w:panose1 w:val="020B0604020202020204"/>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楷体_GB2312">
    <w:altName w:val="楷体"/>
    <w:panose1 w:val="020B0604020202020204"/>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E41F10">
    <w:pPr>
      <w:pStyle w:val="8"/>
    </w:pPr>
    <w:r>
      <w:rPr>
        <w:rFonts w:hint="eastAsia"/>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E1CE7C">
    <w:pPr>
      <w:pStyle w:val="8"/>
    </w:pPr>
    <w:r>
      <w:rPr>
        <w:rFonts w:hint="eastAsia"/>
      </w:rPr>
      <w:t>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5A60A3">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6"/>
      <w:tblpPr w:leftFromText="187" w:rightFromText="187" w:vertAnchor="text" w:tblpY="1"/>
      <w:tblW w:w="5000" w:type="pct"/>
      <w:tblInd w:w="0" w:type="dxa"/>
      <w:tblLayout w:type="autofit"/>
      <w:tblCellMar>
        <w:top w:w="0" w:type="dxa"/>
        <w:left w:w="108" w:type="dxa"/>
        <w:bottom w:w="0" w:type="dxa"/>
        <w:right w:w="108" w:type="dxa"/>
      </w:tblCellMar>
    </w:tblPr>
    <w:tblGrid>
      <w:gridCol w:w="3835"/>
      <w:gridCol w:w="852"/>
      <w:gridCol w:w="3835"/>
    </w:tblGrid>
    <w:tr w14:paraId="6E2684F2">
      <w:tblPrEx>
        <w:tblCellMar>
          <w:top w:w="0" w:type="dxa"/>
          <w:left w:w="108" w:type="dxa"/>
          <w:bottom w:w="0" w:type="dxa"/>
          <w:right w:w="108" w:type="dxa"/>
        </w:tblCellMar>
      </w:tblPrEx>
      <w:trPr>
        <w:trHeight w:val="151" w:hRule="atLeast"/>
      </w:trPr>
      <w:tc>
        <w:tcPr>
          <w:tcW w:w="2250" w:type="pct"/>
          <w:tcBorders>
            <w:bottom w:val="single" w:color="4F81BD" w:sz="4" w:space="0"/>
          </w:tcBorders>
        </w:tcPr>
        <w:p w14:paraId="3835E7BE">
          <w:pPr>
            <w:pStyle w:val="9"/>
            <w:rPr>
              <w:rFonts w:ascii="Cambria" w:hAnsi="Cambria"/>
              <w:b/>
              <w:bCs/>
            </w:rPr>
          </w:pPr>
        </w:p>
      </w:tc>
      <w:tc>
        <w:tcPr>
          <w:tcW w:w="500" w:type="pct"/>
          <w:vMerge w:val="restart"/>
          <w:noWrap/>
          <w:vAlign w:val="center"/>
        </w:tcPr>
        <w:p w14:paraId="07082FC8">
          <w:pPr>
            <w:pStyle w:val="26"/>
            <w:jc w:val="center"/>
            <w:rPr>
              <w:rFonts w:ascii="Cambria" w:hAnsi="Cambria"/>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42418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424180" cy="1828800"/>
                            </a:xfrm>
                            <a:prstGeom prst="rect">
                              <a:avLst/>
                            </a:prstGeom>
                            <a:noFill/>
                            <a:ln w="15875">
                              <a:noFill/>
                            </a:ln>
                          </wps:spPr>
                          <wps:txbx>
                            <w:txbxContent>
                              <w:p w14:paraId="4AD32BA5">
                                <w:pPr>
                                  <w:pStyle w:val="26"/>
                                  <w:jc w:val="center"/>
                                </w:pPr>
                                <w:r>
                                  <w:fldChar w:fldCharType="begin"/>
                                </w:r>
                                <w:r>
                                  <w:instrText xml:space="preserve"> PAGE  \* MERGEFORMAT </w:instrText>
                                </w:r>
                                <w:r>
                                  <w:fldChar w:fldCharType="separate"/>
                                </w:r>
                                <w:r>
                                  <w:rPr>
                                    <w:rFonts w:ascii="Cambria" w:hAnsi="Cambria"/>
                                    <w:b/>
                                    <w:lang w:val="zh-CN"/>
                                  </w:rPr>
                                  <w:t>1</w:t>
                                </w:r>
                                <w:r>
                                  <w:fldChar w:fldCharType="end"/>
                                </w:r>
                              </w:p>
                            </w:txbxContent>
                          </wps:txbx>
                          <wps:bodyPr vert="horz" wrap="square" lIns="0" tIns="0" rIns="0" bIns="0" anchor="t" anchorCtr="0">
                            <a:spAutoFit/>
                          </wps:bodyPr>
                        </wps:wsp>
                      </a:graphicData>
                    </a:graphic>
                  </wp:anchor>
                </w:drawing>
              </mc:Choice>
              <mc:Fallback>
                <w:pict>
                  <v:shape id="_x0000_s1026" o:spid="_x0000_s1026" o:spt="202" type="#_x0000_t202" style="position:absolute;left:0pt;margin-top:0pt;height:144pt;width:33.4pt;mso-position-horizontal:center;mso-position-horizontal-relative:margin;z-index:251660288;mso-width-relative:page;mso-height-relative:page;" filled="f" stroked="f" coordsize="21600,21600" o:gfxdata="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F+RVeDUAAAA&#10;BAEAAA8AAAAAAAAAAQAgAAAAIgAAAGRycy9kb3ducmV2LnhtbFBLAQIUABQAAAAIAIdO4kBSQnC3&#10;6AEAAL0DAAAOAAAAAAAAAAEAIAAAACMBAABkcnMvZTJvRG9jLnhtbFBLBQYAAAAABgAGAFkBAAB9&#10;BQAAAAA=&#10;">
                    <v:fill on="f" focussize="0,0"/>
                    <v:stroke on="f" weight="1.25pt"/>
                    <v:imagedata o:title=""/>
                    <o:lock v:ext="edit" aspectratio="f"/>
                    <v:textbox inset="0mm,0mm,0mm,0mm" style="mso-fit-shape-to-text:t;">
                      <w:txbxContent>
                        <w:p w14:paraId="4AD32BA5">
                          <w:pPr>
                            <w:pStyle w:val="26"/>
                            <w:jc w:val="center"/>
                          </w:pPr>
                          <w:r>
                            <w:fldChar w:fldCharType="begin"/>
                          </w:r>
                          <w:r>
                            <w:instrText xml:space="preserve"> PAGE  \* MERGEFORMAT </w:instrText>
                          </w:r>
                          <w:r>
                            <w:fldChar w:fldCharType="separate"/>
                          </w:r>
                          <w:r>
                            <w:rPr>
                              <w:rFonts w:ascii="Cambria" w:hAnsi="Cambria"/>
                              <w:b/>
                              <w:lang w:val="zh-CN"/>
                            </w:rPr>
                            <w:t>1</w:t>
                          </w:r>
                          <w:r>
                            <w:fldChar w:fldCharType="end"/>
                          </w:r>
                        </w:p>
                      </w:txbxContent>
                    </v:textbox>
                  </v:shape>
                </w:pict>
              </mc:Fallback>
            </mc:AlternateContent>
          </w:r>
        </w:p>
      </w:tc>
      <w:tc>
        <w:tcPr>
          <w:tcW w:w="2250" w:type="pct"/>
          <w:tcBorders>
            <w:bottom w:val="single" w:color="4F81BD" w:sz="4" w:space="0"/>
          </w:tcBorders>
        </w:tcPr>
        <w:p w14:paraId="601DB145">
          <w:pPr>
            <w:pStyle w:val="9"/>
            <w:rPr>
              <w:rFonts w:ascii="Cambria" w:hAnsi="Cambria"/>
              <w:b/>
              <w:bCs/>
            </w:rPr>
          </w:pPr>
        </w:p>
      </w:tc>
    </w:tr>
    <w:tr w14:paraId="6A7885CA">
      <w:tblPrEx>
        <w:tblCellMar>
          <w:top w:w="0" w:type="dxa"/>
          <w:left w:w="108" w:type="dxa"/>
          <w:bottom w:w="0" w:type="dxa"/>
          <w:right w:w="108" w:type="dxa"/>
        </w:tblCellMar>
      </w:tblPrEx>
      <w:trPr>
        <w:trHeight w:val="150" w:hRule="atLeast"/>
      </w:trPr>
      <w:tc>
        <w:tcPr>
          <w:tcW w:w="2250" w:type="pct"/>
          <w:tcBorders>
            <w:top w:val="single" w:color="4F81BD" w:sz="4" w:space="0"/>
          </w:tcBorders>
        </w:tcPr>
        <w:p w14:paraId="56C732CC">
          <w:pPr>
            <w:pStyle w:val="9"/>
            <w:rPr>
              <w:rFonts w:ascii="Cambria" w:hAnsi="Cambria"/>
              <w:b/>
              <w:bCs/>
            </w:rPr>
          </w:pPr>
        </w:p>
      </w:tc>
      <w:tc>
        <w:tcPr>
          <w:tcW w:w="500" w:type="pct"/>
          <w:vMerge w:val="continue"/>
        </w:tcPr>
        <w:p w14:paraId="32F491C1">
          <w:pPr>
            <w:pStyle w:val="9"/>
            <w:jc w:val="center"/>
            <w:rPr>
              <w:rFonts w:ascii="Cambria" w:hAnsi="Cambria"/>
              <w:b/>
              <w:bCs/>
            </w:rPr>
          </w:pPr>
        </w:p>
      </w:tc>
      <w:tc>
        <w:tcPr>
          <w:tcW w:w="2250" w:type="pct"/>
          <w:tcBorders>
            <w:top w:val="single" w:color="4F81BD" w:sz="4" w:space="0"/>
          </w:tcBorders>
        </w:tcPr>
        <w:p w14:paraId="6B886430">
          <w:pPr>
            <w:pStyle w:val="9"/>
            <w:rPr>
              <w:rFonts w:ascii="Cambria" w:hAnsi="Cambria"/>
              <w:b/>
              <w:bCs/>
            </w:rPr>
          </w:pPr>
        </w:p>
      </w:tc>
    </w:tr>
  </w:tbl>
  <w:p w14:paraId="2CB17611">
    <w:pPr>
      <w:pStyle w:val="8"/>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97B05">
    <w:pPr>
      <w:pStyle w:val="8"/>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71294">
    <w:pPr>
      <w:pStyle w:val="8"/>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48206977">
                          <w:pPr>
                            <w:pStyle w:val="8"/>
                          </w:pPr>
                          <w:r>
                            <w:fldChar w:fldCharType="begin"/>
                          </w:r>
                          <w:r>
                            <w:instrText xml:space="preserve"> PAGE  \* MERGEFORMAT </w:instrText>
                          </w:r>
                          <w:r>
                            <w:fldChar w:fldCharType="separate"/>
                          </w:r>
                          <w:r>
                            <w:t>11</w:t>
                          </w:r>
                          <w:r>
                            <w:fldChar w:fldCharType="end"/>
                          </w:r>
                        </w:p>
                      </w:txbxContent>
                    </wps:txbx>
                    <wps:bodyPr vert="horz" wrap="none" lIns="0" tIns="0" rIns="0" bIns="0" anchor="t" anchorCtr="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GhpgkvTAAAABQEAAA8AAAAA&#10;AAAAAQAgAAAAIgAAAGRycy9kb3ducmV2LnhtbFBLAQIUABQAAAAIAIdO4kBgAlVq4AEAALwDAAAO&#10;AAAAAAAAAAEAIAAAACIBAABkcnMvZTJvRG9jLnhtbFBLBQYAAAAABgAGAFkBAAB0BQAAAAA=&#10;">
              <v:fill on="f" focussize="0,0"/>
              <v:stroke on="f" weight="1.25pt"/>
              <v:imagedata o:title=""/>
              <o:lock v:ext="edit" aspectratio="f"/>
              <v:textbox inset="0mm,0mm,0mm,0mm" style="mso-fit-shape-to-text:t;">
                <w:txbxContent>
                  <w:p w14:paraId="48206977">
                    <w:pPr>
                      <w:pStyle w:val="8"/>
                    </w:pPr>
                    <w:r>
                      <w:fldChar w:fldCharType="begin"/>
                    </w:r>
                    <w:r>
                      <w:instrText xml:space="preserve"> PAGE  \* MERGEFORMAT </w:instrText>
                    </w:r>
                    <w:r>
                      <w:fldChar w:fldCharType="separate"/>
                    </w:r>
                    <w:r>
                      <w:t>11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E168D4">
    <w:pPr>
      <w:pStyle w:val="9"/>
      <w:pBdr>
        <w:between w:val="single" w:color="4F81BD" w:sz="4" w:space="1"/>
      </w:pBdr>
      <w:spacing w:line="276" w:lineRule="auto"/>
      <w:jc w:val="center"/>
      <w:rPr>
        <w:rFonts w:ascii="华文中宋" w:hAnsi="华文中宋" w:eastAsia="华文中宋"/>
        <w:sz w:val="21"/>
        <w:szCs w:val="21"/>
      </w:rPr>
    </w:pPr>
    <w:r>
      <w:rPr>
        <w:rFonts w:hint="eastAsia" w:ascii="华文中宋" w:hAnsi="华文中宋" w:eastAsia="华文中宋"/>
        <w:sz w:val="21"/>
        <w:szCs w:val="21"/>
      </w:rPr>
      <w:t>华中科技大学本科毕业设计（论文）开题报告</w:t>
    </w:r>
  </w:p>
  <w:p w14:paraId="677F5EAF">
    <w:pPr>
      <w:pStyle w:val="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FB0219">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4E55B">
    <w:pPr>
      <w:pStyle w:val="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38EA6F">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16A79D"/>
    <w:multiLevelType w:val="singleLevel"/>
    <w:tmpl w:val="BF16A79D"/>
    <w:lvl w:ilvl="0" w:tentative="0">
      <w:start w:val="1"/>
      <w:numFmt w:val="bullet"/>
      <w:lvlText w:val=""/>
      <w:lvlJc w:val="left"/>
      <w:pPr>
        <w:ind w:left="420" w:hanging="420"/>
      </w:pPr>
      <w:rPr>
        <w:rFonts w:hint="default" w:ascii="Wingdings" w:hAnsi="Wingdings"/>
      </w:rPr>
    </w:lvl>
  </w:abstractNum>
  <w:abstractNum w:abstractNumId="1">
    <w:nsid w:val="0AC69BEA"/>
    <w:multiLevelType w:val="singleLevel"/>
    <w:tmpl w:val="0AC69BEA"/>
    <w:lvl w:ilvl="0" w:tentative="0">
      <w:start w:val="1"/>
      <w:numFmt w:val="bullet"/>
      <w:lvlText w:val=""/>
      <w:lvlJc w:val="left"/>
      <w:pPr>
        <w:ind w:left="720" w:hanging="360"/>
      </w:pPr>
      <w:rPr>
        <w:rFonts w:hint="default" w:ascii="Symbol" w:hAnsi="Symbol" w:cs="Symbol"/>
        <w:sz w:val="20"/>
      </w:rPr>
    </w:lvl>
  </w:abstractNum>
  <w:abstractNum w:abstractNumId="2">
    <w:nsid w:val="11755049"/>
    <w:multiLevelType w:val="singleLevel"/>
    <w:tmpl w:val="11755049"/>
    <w:lvl w:ilvl="0" w:tentative="0">
      <w:start w:val="1"/>
      <w:numFmt w:val="bullet"/>
      <w:lvlText w:val=""/>
      <w:lvlJc w:val="left"/>
      <w:pPr>
        <w:ind w:left="720" w:hanging="360"/>
      </w:pPr>
      <w:rPr>
        <w:rFonts w:hint="default" w:ascii="Symbol" w:hAnsi="Symbol" w:cs="Symbol"/>
        <w:sz w:val="20"/>
      </w:rPr>
    </w:lvl>
  </w:abstractNum>
  <w:abstractNum w:abstractNumId="3">
    <w:nsid w:val="19227377"/>
    <w:multiLevelType w:val="multilevel"/>
    <w:tmpl w:val="19227377"/>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6E297437"/>
    <w:multiLevelType w:val="multilevel"/>
    <w:tmpl w:val="6E29743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0"/>
  </w:num>
  <w:num w:numId="3">
    <w:abstractNumId w:val="2"/>
  </w:num>
  <w:num w:numId="4">
    <w:abstractNumId w:val="1"/>
  </w:num>
  <w:num w:numId="5">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南巷初晴ツ">
    <w15:presenceInfo w15:providerId="WPS Office" w15:userId="40385743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5401"/>
    <w:rsid w:val="000137A2"/>
    <w:rsid w:val="00022249"/>
    <w:rsid w:val="000246B5"/>
    <w:rsid w:val="00033C4C"/>
    <w:rsid w:val="00057897"/>
    <w:rsid w:val="00064CDD"/>
    <w:rsid w:val="00067AAC"/>
    <w:rsid w:val="00067BB8"/>
    <w:rsid w:val="00071A54"/>
    <w:rsid w:val="00073237"/>
    <w:rsid w:val="000A3741"/>
    <w:rsid w:val="000A5BB4"/>
    <w:rsid w:val="000C4EBA"/>
    <w:rsid w:val="000C694C"/>
    <w:rsid w:val="000E02AE"/>
    <w:rsid w:val="000E4A93"/>
    <w:rsid w:val="000F2EB8"/>
    <w:rsid w:val="000F78C3"/>
    <w:rsid w:val="00105EEE"/>
    <w:rsid w:val="00106711"/>
    <w:rsid w:val="001110B2"/>
    <w:rsid w:val="0013263F"/>
    <w:rsid w:val="00144EDD"/>
    <w:rsid w:val="00147FD7"/>
    <w:rsid w:val="001510EE"/>
    <w:rsid w:val="00156ADE"/>
    <w:rsid w:val="00162DC1"/>
    <w:rsid w:val="0016359B"/>
    <w:rsid w:val="00163664"/>
    <w:rsid w:val="0016584C"/>
    <w:rsid w:val="001666C6"/>
    <w:rsid w:val="00172A27"/>
    <w:rsid w:val="00182833"/>
    <w:rsid w:val="001846C2"/>
    <w:rsid w:val="001A185F"/>
    <w:rsid w:val="001B1632"/>
    <w:rsid w:val="001B16E6"/>
    <w:rsid w:val="001D6C8D"/>
    <w:rsid w:val="001E262B"/>
    <w:rsid w:val="001F1F8E"/>
    <w:rsid w:val="001F2721"/>
    <w:rsid w:val="001F2984"/>
    <w:rsid w:val="00200B31"/>
    <w:rsid w:val="00206992"/>
    <w:rsid w:val="002210F8"/>
    <w:rsid w:val="00232064"/>
    <w:rsid w:val="002354DA"/>
    <w:rsid w:val="00235C3A"/>
    <w:rsid w:val="002417FE"/>
    <w:rsid w:val="002472C8"/>
    <w:rsid w:val="00247B50"/>
    <w:rsid w:val="0025436A"/>
    <w:rsid w:val="002648F0"/>
    <w:rsid w:val="00270C4E"/>
    <w:rsid w:val="00280446"/>
    <w:rsid w:val="00284386"/>
    <w:rsid w:val="002852C7"/>
    <w:rsid w:val="002B33E5"/>
    <w:rsid w:val="002C1283"/>
    <w:rsid w:val="002C228B"/>
    <w:rsid w:val="002D254A"/>
    <w:rsid w:val="002E649E"/>
    <w:rsid w:val="002E6685"/>
    <w:rsid w:val="002E676A"/>
    <w:rsid w:val="003051F0"/>
    <w:rsid w:val="00322E02"/>
    <w:rsid w:val="00324228"/>
    <w:rsid w:val="00327A19"/>
    <w:rsid w:val="0033689E"/>
    <w:rsid w:val="003522BB"/>
    <w:rsid w:val="003539D8"/>
    <w:rsid w:val="003628AD"/>
    <w:rsid w:val="00385EDA"/>
    <w:rsid w:val="003958F4"/>
    <w:rsid w:val="0039765C"/>
    <w:rsid w:val="003A2642"/>
    <w:rsid w:val="003C2D03"/>
    <w:rsid w:val="003D4E81"/>
    <w:rsid w:val="003D7FC3"/>
    <w:rsid w:val="003E4BD1"/>
    <w:rsid w:val="003F30E4"/>
    <w:rsid w:val="004113D7"/>
    <w:rsid w:val="00411D62"/>
    <w:rsid w:val="0041423C"/>
    <w:rsid w:val="00423CF4"/>
    <w:rsid w:val="004245BB"/>
    <w:rsid w:val="00433FAD"/>
    <w:rsid w:val="00441D6A"/>
    <w:rsid w:val="004442D9"/>
    <w:rsid w:val="00454A01"/>
    <w:rsid w:val="00463AB2"/>
    <w:rsid w:val="00477BCA"/>
    <w:rsid w:val="004A12D9"/>
    <w:rsid w:val="004B4967"/>
    <w:rsid w:val="004C27EF"/>
    <w:rsid w:val="004C4D9A"/>
    <w:rsid w:val="004C50FB"/>
    <w:rsid w:val="004D6982"/>
    <w:rsid w:val="004E293E"/>
    <w:rsid w:val="004E50E6"/>
    <w:rsid w:val="004E5C53"/>
    <w:rsid w:val="004F1E87"/>
    <w:rsid w:val="0051057D"/>
    <w:rsid w:val="00513160"/>
    <w:rsid w:val="00515956"/>
    <w:rsid w:val="00516C49"/>
    <w:rsid w:val="00527C3E"/>
    <w:rsid w:val="00531660"/>
    <w:rsid w:val="005344C7"/>
    <w:rsid w:val="00537321"/>
    <w:rsid w:val="0054176C"/>
    <w:rsid w:val="00546D4D"/>
    <w:rsid w:val="00550AE3"/>
    <w:rsid w:val="0055337F"/>
    <w:rsid w:val="00555CA4"/>
    <w:rsid w:val="00557BEC"/>
    <w:rsid w:val="0056502A"/>
    <w:rsid w:val="00571CDD"/>
    <w:rsid w:val="00581DDE"/>
    <w:rsid w:val="005836D8"/>
    <w:rsid w:val="005849D3"/>
    <w:rsid w:val="00592E53"/>
    <w:rsid w:val="0059798B"/>
    <w:rsid w:val="005A5CAA"/>
    <w:rsid w:val="005A6771"/>
    <w:rsid w:val="005A6E1D"/>
    <w:rsid w:val="005B2AFF"/>
    <w:rsid w:val="005C4D5B"/>
    <w:rsid w:val="005C5863"/>
    <w:rsid w:val="005C7B70"/>
    <w:rsid w:val="005D3B79"/>
    <w:rsid w:val="005D7C10"/>
    <w:rsid w:val="005E0341"/>
    <w:rsid w:val="005F0217"/>
    <w:rsid w:val="005F5AD8"/>
    <w:rsid w:val="0062467F"/>
    <w:rsid w:val="00625566"/>
    <w:rsid w:val="00626CFA"/>
    <w:rsid w:val="00632F92"/>
    <w:rsid w:val="00634212"/>
    <w:rsid w:val="00645299"/>
    <w:rsid w:val="006460C8"/>
    <w:rsid w:val="006537AA"/>
    <w:rsid w:val="0066095C"/>
    <w:rsid w:val="00662A3D"/>
    <w:rsid w:val="00662B55"/>
    <w:rsid w:val="00666E55"/>
    <w:rsid w:val="006672E7"/>
    <w:rsid w:val="00672306"/>
    <w:rsid w:val="0068269C"/>
    <w:rsid w:val="00690FAC"/>
    <w:rsid w:val="00697787"/>
    <w:rsid w:val="006A0254"/>
    <w:rsid w:val="006B02C5"/>
    <w:rsid w:val="006D6DF9"/>
    <w:rsid w:val="006D6F2D"/>
    <w:rsid w:val="006E2DC4"/>
    <w:rsid w:val="006E4124"/>
    <w:rsid w:val="006F34D2"/>
    <w:rsid w:val="00710F9A"/>
    <w:rsid w:val="00713764"/>
    <w:rsid w:val="00716282"/>
    <w:rsid w:val="00720C80"/>
    <w:rsid w:val="00722D7C"/>
    <w:rsid w:val="007410C5"/>
    <w:rsid w:val="007421A6"/>
    <w:rsid w:val="00750736"/>
    <w:rsid w:val="00751FBD"/>
    <w:rsid w:val="0075221B"/>
    <w:rsid w:val="00781FDA"/>
    <w:rsid w:val="0078490C"/>
    <w:rsid w:val="007856A0"/>
    <w:rsid w:val="00787A71"/>
    <w:rsid w:val="007A7414"/>
    <w:rsid w:val="007D573E"/>
    <w:rsid w:val="007E4E8C"/>
    <w:rsid w:val="007F6F32"/>
    <w:rsid w:val="00815125"/>
    <w:rsid w:val="00823861"/>
    <w:rsid w:val="008252CD"/>
    <w:rsid w:val="00830E5C"/>
    <w:rsid w:val="00841E70"/>
    <w:rsid w:val="00845477"/>
    <w:rsid w:val="00847BAD"/>
    <w:rsid w:val="00854D0F"/>
    <w:rsid w:val="00854DD0"/>
    <w:rsid w:val="008563AC"/>
    <w:rsid w:val="00871D8F"/>
    <w:rsid w:val="0089581D"/>
    <w:rsid w:val="008B2079"/>
    <w:rsid w:val="008C29AB"/>
    <w:rsid w:val="008D70F2"/>
    <w:rsid w:val="008E2F72"/>
    <w:rsid w:val="008F3CF6"/>
    <w:rsid w:val="008F64B3"/>
    <w:rsid w:val="00925216"/>
    <w:rsid w:val="00925EF1"/>
    <w:rsid w:val="009260A7"/>
    <w:rsid w:val="009300EF"/>
    <w:rsid w:val="00941D0C"/>
    <w:rsid w:val="0095380C"/>
    <w:rsid w:val="0096093C"/>
    <w:rsid w:val="009677ED"/>
    <w:rsid w:val="00970221"/>
    <w:rsid w:val="0097312A"/>
    <w:rsid w:val="0097351A"/>
    <w:rsid w:val="0099133C"/>
    <w:rsid w:val="00997866"/>
    <w:rsid w:val="009A37FD"/>
    <w:rsid w:val="009B4E5C"/>
    <w:rsid w:val="009B5D36"/>
    <w:rsid w:val="009C147E"/>
    <w:rsid w:val="009D367B"/>
    <w:rsid w:val="009D4E16"/>
    <w:rsid w:val="009E0620"/>
    <w:rsid w:val="009E0A21"/>
    <w:rsid w:val="009E266E"/>
    <w:rsid w:val="009E3315"/>
    <w:rsid w:val="009E3E1D"/>
    <w:rsid w:val="009E4BD4"/>
    <w:rsid w:val="00A01F0F"/>
    <w:rsid w:val="00A022EB"/>
    <w:rsid w:val="00A05F04"/>
    <w:rsid w:val="00A07AE3"/>
    <w:rsid w:val="00A13B4E"/>
    <w:rsid w:val="00A1504E"/>
    <w:rsid w:val="00A230E7"/>
    <w:rsid w:val="00A25A55"/>
    <w:rsid w:val="00A25EFA"/>
    <w:rsid w:val="00A26997"/>
    <w:rsid w:val="00A30D7C"/>
    <w:rsid w:val="00A33138"/>
    <w:rsid w:val="00A339DD"/>
    <w:rsid w:val="00A408F9"/>
    <w:rsid w:val="00A410E0"/>
    <w:rsid w:val="00A457B9"/>
    <w:rsid w:val="00A45B3D"/>
    <w:rsid w:val="00A501E9"/>
    <w:rsid w:val="00A5480A"/>
    <w:rsid w:val="00A57A61"/>
    <w:rsid w:val="00A618CB"/>
    <w:rsid w:val="00A63B4F"/>
    <w:rsid w:val="00A8427B"/>
    <w:rsid w:val="00A8602E"/>
    <w:rsid w:val="00A94F9B"/>
    <w:rsid w:val="00A95127"/>
    <w:rsid w:val="00AA43D5"/>
    <w:rsid w:val="00AA6FE0"/>
    <w:rsid w:val="00AB4282"/>
    <w:rsid w:val="00AB43A9"/>
    <w:rsid w:val="00AB580E"/>
    <w:rsid w:val="00AD13E5"/>
    <w:rsid w:val="00AD396A"/>
    <w:rsid w:val="00AD4261"/>
    <w:rsid w:val="00B0564F"/>
    <w:rsid w:val="00B1083B"/>
    <w:rsid w:val="00B15329"/>
    <w:rsid w:val="00B25CF8"/>
    <w:rsid w:val="00B3139E"/>
    <w:rsid w:val="00B412D9"/>
    <w:rsid w:val="00B436CA"/>
    <w:rsid w:val="00B436CE"/>
    <w:rsid w:val="00B70716"/>
    <w:rsid w:val="00B73020"/>
    <w:rsid w:val="00B831FB"/>
    <w:rsid w:val="00B904B8"/>
    <w:rsid w:val="00B95D9E"/>
    <w:rsid w:val="00BA6823"/>
    <w:rsid w:val="00BD52ED"/>
    <w:rsid w:val="00BD632A"/>
    <w:rsid w:val="00BE0B12"/>
    <w:rsid w:val="00BE14FD"/>
    <w:rsid w:val="00BE472E"/>
    <w:rsid w:val="00C2119E"/>
    <w:rsid w:val="00C25726"/>
    <w:rsid w:val="00C4563D"/>
    <w:rsid w:val="00C546D3"/>
    <w:rsid w:val="00C74503"/>
    <w:rsid w:val="00C74FC1"/>
    <w:rsid w:val="00C762A3"/>
    <w:rsid w:val="00C76733"/>
    <w:rsid w:val="00C768BB"/>
    <w:rsid w:val="00C86469"/>
    <w:rsid w:val="00C90739"/>
    <w:rsid w:val="00CA027D"/>
    <w:rsid w:val="00CB6B88"/>
    <w:rsid w:val="00CE0FDF"/>
    <w:rsid w:val="00CE79B9"/>
    <w:rsid w:val="00CF7A06"/>
    <w:rsid w:val="00D025B0"/>
    <w:rsid w:val="00D0415B"/>
    <w:rsid w:val="00D062B5"/>
    <w:rsid w:val="00D236A4"/>
    <w:rsid w:val="00D270F0"/>
    <w:rsid w:val="00D31568"/>
    <w:rsid w:val="00D3704A"/>
    <w:rsid w:val="00D54968"/>
    <w:rsid w:val="00D61309"/>
    <w:rsid w:val="00D73E72"/>
    <w:rsid w:val="00D74B15"/>
    <w:rsid w:val="00D74CC0"/>
    <w:rsid w:val="00D7652D"/>
    <w:rsid w:val="00D943FA"/>
    <w:rsid w:val="00D9584A"/>
    <w:rsid w:val="00D95B3B"/>
    <w:rsid w:val="00DA0A55"/>
    <w:rsid w:val="00DA2CD0"/>
    <w:rsid w:val="00DA5D81"/>
    <w:rsid w:val="00DA6282"/>
    <w:rsid w:val="00DB331E"/>
    <w:rsid w:val="00DB36C7"/>
    <w:rsid w:val="00DC54C9"/>
    <w:rsid w:val="00DD01D7"/>
    <w:rsid w:val="00DD1146"/>
    <w:rsid w:val="00DD26C4"/>
    <w:rsid w:val="00DE548F"/>
    <w:rsid w:val="00DF2A3A"/>
    <w:rsid w:val="00E00A5B"/>
    <w:rsid w:val="00E01813"/>
    <w:rsid w:val="00E03751"/>
    <w:rsid w:val="00E0476C"/>
    <w:rsid w:val="00E05F1B"/>
    <w:rsid w:val="00E13E37"/>
    <w:rsid w:val="00E145D4"/>
    <w:rsid w:val="00E21CB8"/>
    <w:rsid w:val="00E21E15"/>
    <w:rsid w:val="00E32B2B"/>
    <w:rsid w:val="00E351F1"/>
    <w:rsid w:val="00E36B5A"/>
    <w:rsid w:val="00E40F8E"/>
    <w:rsid w:val="00E525C7"/>
    <w:rsid w:val="00E808B2"/>
    <w:rsid w:val="00E83FE5"/>
    <w:rsid w:val="00E904C7"/>
    <w:rsid w:val="00EA1B19"/>
    <w:rsid w:val="00EA280C"/>
    <w:rsid w:val="00EC120C"/>
    <w:rsid w:val="00ED1131"/>
    <w:rsid w:val="00ED4289"/>
    <w:rsid w:val="00ED738F"/>
    <w:rsid w:val="00EF060C"/>
    <w:rsid w:val="00EF10D3"/>
    <w:rsid w:val="00EF167E"/>
    <w:rsid w:val="00EF6B3A"/>
    <w:rsid w:val="00F07CA6"/>
    <w:rsid w:val="00F21682"/>
    <w:rsid w:val="00F22861"/>
    <w:rsid w:val="00F22B35"/>
    <w:rsid w:val="00F34520"/>
    <w:rsid w:val="00F35223"/>
    <w:rsid w:val="00F40CC6"/>
    <w:rsid w:val="00F501D3"/>
    <w:rsid w:val="00F550F7"/>
    <w:rsid w:val="00F56709"/>
    <w:rsid w:val="00F573B0"/>
    <w:rsid w:val="00F607DB"/>
    <w:rsid w:val="00F60C4D"/>
    <w:rsid w:val="00F734A8"/>
    <w:rsid w:val="00F73719"/>
    <w:rsid w:val="00F810F5"/>
    <w:rsid w:val="00F82046"/>
    <w:rsid w:val="00F8364F"/>
    <w:rsid w:val="00F84AD3"/>
    <w:rsid w:val="00F916F3"/>
    <w:rsid w:val="00F95763"/>
    <w:rsid w:val="00F9788A"/>
    <w:rsid w:val="00FA37DC"/>
    <w:rsid w:val="00FB3A75"/>
    <w:rsid w:val="00FC123E"/>
    <w:rsid w:val="00FC27BB"/>
    <w:rsid w:val="00FC2AB9"/>
    <w:rsid w:val="00FC4467"/>
    <w:rsid w:val="00FD33F1"/>
    <w:rsid w:val="00FD6953"/>
    <w:rsid w:val="01996EC6"/>
    <w:rsid w:val="02F979E9"/>
    <w:rsid w:val="03DE2C18"/>
    <w:rsid w:val="03E2454E"/>
    <w:rsid w:val="05917DD4"/>
    <w:rsid w:val="064918B1"/>
    <w:rsid w:val="070B27E6"/>
    <w:rsid w:val="08F63846"/>
    <w:rsid w:val="09211C17"/>
    <w:rsid w:val="0AB52BED"/>
    <w:rsid w:val="0BED0F30"/>
    <w:rsid w:val="0C786F03"/>
    <w:rsid w:val="0D175787"/>
    <w:rsid w:val="0D2C7836"/>
    <w:rsid w:val="0DA40595"/>
    <w:rsid w:val="0EA70D9C"/>
    <w:rsid w:val="0F69600F"/>
    <w:rsid w:val="0FEB6486"/>
    <w:rsid w:val="10371CA5"/>
    <w:rsid w:val="10F547A6"/>
    <w:rsid w:val="112A0791"/>
    <w:rsid w:val="125A61FD"/>
    <w:rsid w:val="127777A6"/>
    <w:rsid w:val="139C0479"/>
    <w:rsid w:val="145E0FDC"/>
    <w:rsid w:val="15697714"/>
    <w:rsid w:val="17D97616"/>
    <w:rsid w:val="1824217E"/>
    <w:rsid w:val="19F87FEF"/>
    <w:rsid w:val="1A2A15A2"/>
    <w:rsid w:val="1AC20A5B"/>
    <w:rsid w:val="1BA84E74"/>
    <w:rsid w:val="1CC21F65"/>
    <w:rsid w:val="1D921938"/>
    <w:rsid w:val="1F252A30"/>
    <w:rsid w:val="1F6A2B6C"/>
    <w:rsid w:val="203A2A6C"/>
    <w:rsid w:val="205406FC"/>
    <w:rsid w:val="2069724D"/>
    <w:rsid w:val="20B133AE"/>
    <w:rsid w:val="20D34741"/>
    <w:rsid w:val="23102B2A"/>
    <w:rsid w:val="2342170A"/>
    <w:rsid w:val="243F4C3F"/>
    <w:rsid w:val="24773635"/>
    <w:rsid w:val="258E5173"/>
    <w:rsid w:val="28445F24"/>
    <w:rsid w:val="286C783D"/>
    <w:rsid w:val="29476ABE"/>
    <w:rsid w:val="2ACF10DD"/>
    <w:rsid w:val="2ADE7C21"/>
    <w:rsid w:val="2C372028"/>
    <w:rsid w:val="2C5D246F"/>
    <w:rsid w:val="2C615A09"/>
    <w:rsid w:val="2DAC09F4"/>
    <w:rsid w:val="2E5E01AC"/>
    <w:rsid w:val="2EB14661"/>
    <w:rsid w:val="300140D2"/>
    <w:rsid w:val="30ED53AB"/>
    <w:rsid w:val="31602AF6"/>
    <w:rsid w:val="322007B0"/>
    <w:rsid w:val="33E72D87"/>
    <w:rsid w:val="34927B4E"/>
    <w:rsid w:val="35B2750C"/>
    <w:rsid w:val="373C1EC0"/>
    <w:rsid w:val="376C4B50"/>
    <w:rsid w:val="38332446"/>
    <w:rsid w:val="39665CFB"/>
    <w:rsid w:val="3A94148E"/>
    <w:rsid w:val="3AAA2A12"/>
    <w:rsid w:val="3AE366B8"/>
    <w:rsid w:val="3B507085"/>
    <w:rsid w:val="3BBB351B"/>
    <w:rsid w:val="3D2959BD"/>
    <w:rsid w:val="3DCE3E6E"/>
    <w:rsid w:val="3E853738"/>
    <w:rsid w:val="41356E9D"/>
    <w:rsid w:val="42E87780"/>
    <w:rsid w:val="43C16D29"/>
    <w:rsid w:val="450C6879"/>
    <w:rsid w:val="48B143A2"/>
    <w:rsid w:val="49D22F38"/>
    <w:rsid w:val="4A5078D1"/>
    <w:rsid w:val="4B4A78AD"/>
    <w:rsid w:val="4B876327"/>
    <w:rsid w:val="4BE436C2"/>
    <w:rsid w:val="4D7D140D"/>
    <w:rsid w:val="50DA6AA9"/>
    <w:rsid w:val="521572B6"/>
    <w:rsid w:val="55932A4A"/>
    <w:rsid w:val="573174F0"/>
    <w:rsid w:val="57A44637"/>
    <w:rsid w:val="59480A1F"/>
    <w:rsid w:val="5B303F63"/>
    <w:rsid w:val="5CA22F1F"/>
    <w:rsid w:val="5D3078A7"/>
    <w:rsid w:val="5DC15437"/>
    <w:rsid w:val="61002BAA"/>
    <w:rsid w:val="64041AE8"/>
    <w:rsid w:val="641F1048"/>
    <w:rsid w:val="64DC1370"/>
    <w:rsid w:val="65032D35"/>
    <w:rsid w:val="66D54D8F"/>
    <w:rsid w:val="66E860A3"/>
    <w:rsid w:val="67BD092C"/>
    <w:rsid w:val="68F71C1C"/>
    <w:rsid w:val="69E14DA6"/>
    <w:rsid w:val="6B5B146B"/>
    <w:rsid w:val="6C47110C"/>
    <w:rsid w:val="6DBA3368"/>
    <w:rsid w:val="6EB40BC0"/>
    <w:rsid w:val="7428076B"/>
    <w:rsid w:val="74C96B62"/>
    <w:rsid w:val="786107BE"/>
    <w:rsid w:val="78CF504D"/>
    <w:rsid w:val="7AA7194E"/>
    <w:rsid w:val="7AB3115A"/>
    <w:rsid w:val="7AD47110"/>
    <w:rsid w:val="7AD8583B"/>
    <w:rsid w:val="7B0F1047"/>
    <w:rsid w:val="7B937ECA"/>
    <w:rsid w:val="7BD43974"/>
    <w:rsid w:val="7C647170"/>
    <w:rsid w:val="7D3D633F"/>
    <w:rsid w:val="7E352E24"/>
    <w:rsid w:val="7E5E502D"/>
    <w:rsid w:val="7E8104AE"/>
    <w:rsid w:val="7FD665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99"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3"/>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spacing w:before="100" w:beforeAutospacing="1" w:after="100" w:afterAutospacing="1"/>
      <w:jc w:val="left"/>
      <w:outlineLvl w:val="1"/>
    </w:pPr>
    <w:rPr>
      <w:rFonts w:hint="eastAsia" w:ascii="宋体" w:hAnsi="宋体"/>
      <w:b/>
      <w:bCs/>
      <w:kern w:val="0"/>
      <w:sz w:val="36"/>
      <w:szCs w:val="36"/>
    </w:rPr>
  </w:style>
  <w:style w:type="paragraph" w:styleId="4">
    <w:name w:val="heading 3"/>
    <w:basedOn w:val="1"/>
    <w:next w:val="1"/>
    <w:unhideWhenUsed/>
    <w:qFormat/>
    <w:uiPriority w:val="9"/>
    <w:pPr>
      <w:spacing w:before="100" w:beforeAutospacing="1" w:after="100" w:afterAutospacing="1"/>
      <w:jc w:val="left"/>
      <w:outlineLvl w:val="2"/>
    </w:pPr>
    <w:rPr>
      <w:rFonts w:hint="eastAsia" w:ascii="宋体" w:hAnsi="宋体"/>
      <w:b/>
      <w:bCs/>
      <w:kern w:val="0"/>
      <w:sz w:val="27"/>
      <w:szCs w:val="27"/>
    </w:rPr>
  </w:style>
  <w:style w:type="paragraph" w:styleId="5">
    <w:name w:val="heading 4"/>
    <w:basedOn w:val="1"/>
    <w:next w:val="1"/>
    <w:unhideWhenUsed/>
    <w:qFormat/>
    <w:uiPriority w:val="9"/>
    <w:pPr>
      <w:spacing w:before="100" w:beforeAutospacing="1" w:after="100" w:afterAutospacing="1"/>
      <w:jc w:val="left"/>
      <w:outlineLvl w:val="3"/>
    </w:pPr>
    <w:rPr>
      <w:rFonts w:hint="eastAsia" w:ascii="宋体" w:hAnsi="宋体"/>
      <w:b/>
      <w:bCs/>
      <w:kern w:val="0"/>
      <w:sz w:val="24"/>
      <w:szCs w:val="24"/>
    </w:rPr>
  </w:style>
  <w:style w:type="character" w:default="1" w:styleId="18">
    <w:name w:val="Default Paragraph Font"/>
    <w:semiHidden/>
    <w:unhideWhenUsed/>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29"/>
    <w:semiHidden/>
    <w:unhideWhenUsed/>
    <w:qFormat/>
    <w:uiPriority w:val="99"/>
    <w:pPr>
      <w:jc w:val="left"/>
    </w:pPr>
  </w:style>
  <w:style w:type="paragraph" w:styleId="7">
    <w:name w:val="Balloon Text"/>
    <w:basedOn w:val="1"/>
    <w:link w:val="24"/>
    <w:unhideWhenUsed/>
    <w:qFormat/>
    <w:uiPriority w:val="99"/>
    <w:rPr>
      <w:sz w:val="18"/>
      <w:szCs w:val="18"/>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link w:val="25"/>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0">
    <w:name w:val="toc 1"/>
    <w:basedOn w:val="1"/>
    <w:next w:val="1"/>
    <w:unhideWhenUsed/>
    <w:qFormat/>
    <w:uiPriority w:val="39"/>
    <w:pPr>
      <w:tabs>
        <w:tab w:val="right" w:leader="dot" w:pos="9736"/>
      </w:tabs>
      <w:jc w:val="left"/>
    </w:pPr>
    <w:rPr>
      <w:b/>
      <w:bCs/>
      <w:caps/>
    </w:rPr>
  </w:style>
  <w:style w:type="paragraph" w:styleId="11">
    <w:name w:val="toc 2"/>
    <w:basedOn w:val="1"/>
    <w:next w:val="1"/>
    <w:unhideWhenUsed/>
    <w:qFormat/>
    <w:uiPriority w:val="39"/>
    <w:pPr>
      <w:jc w:val="left"/>
    </w:pPr>
    <w:rPr>
      <w:smallCaps/>
    </w:rPr>
  </w:style>
  <w:style w:type="paragraph" w:styleId="12">
    <w:name w:val="HTML Preformatted"/>
    <w:basedOn w:val="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szCs w:val="24"/>
    </w:rPr>
  </w:style>
  <w:style w:type="paragraph" w:styleId="13">
    <w:name w:val="Normal (Web)"/>
    <w:basedOn w:val="1"/>
    <w:unhideWhenUsed/>
    <w:qFormat/>
    <w:uiPriority w:val="99"/>
    <w:pPr>
      <w:spacing w:before="100" w:beforeAutospacing="1" w:after="100" w:afterAutospacing="1"/>
      <w:jc w:val="left"/>
    </w:pPr>
    <w:rPr>
      <w:kern w:val="0"/>
      <w:sz w:val="24"/>
    </w:rPr>
  </w:style>
  <w:style w:type="paragraph" w:styleId="14">
    <w:name w:val="Title"/>
    <w:basedOn w:val="1"/>
    <w:next w:val="1"/>
    <w:qFormat/>
    <w:uiPriority w:val="10"/>
    <w:pPr>
      <w:spacing w:after="50" w:afterLines="50"/>
      <w:jc w:val="center"/>
    </w:pPr>
    <w:rPr>
      <w:rFonts w:eastAsia="黑体"/>
      <w:b/>
      <w:bCs/>
      <w:sz w:val="36"/>
      <w:szCs w:val="32"/>
    </w:rPr>
  </w:style>
  <w:style w:type="paragraph" w:styleId="15">
    <w:name w:val="annotation subject"/>
    <w:basedOn w:val="6"/>
    <w:next w:val="6"/>
    <w:link w:val="30"/>
    <w:semiHidden/>
    <w:unhideWhenUsed/>
    <w:qFormat/>
    <w:uiPriority w:val="99"/>
    <w:rPr>
      <w:b/>
      <w:bCs/>
    </w:rPr>
  </w:style>
  <w:style w:type="table" w:styleId="17">
    <w:name w:val="Table Grid"/>
    <w:basedOn w:val="16"/>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9">
    <w:name w:val="Strong"/>
    <w:basedOn w:val="18"/>
    <w:qFormat/>
    <w:uiPriority w:val="22"/>
    <w:rPr>
      <w:b/>
    </w:rPr>
  </w:style>
  <w:style w:type="character" w:styleId="20">
    <w:name w:val="Hyperlink"/>
    <w:unhideWhenUsed/>
    <w:qFormat/>
    <w:uiPriority w:val="99"/>
    <w:rPr>
      <w:color w:val="0000FF"/>
      <w:u w:val="single"/>
    </w:rPr>
  </w:style>
  <w:style w:type="character" w:styleId="21">
    <w:name w:val="HTML Code"/>
    <w:basedOn w:val="18"/>
    <w:unhideWhenUsed/>
    <w:qFormat/>
    <w:uiPriority w:val="99"/>
    <w:rPr>
      <w:rFonts w:ascii="Courier New" w:hAnsi="Courier New"/>
      <w:sz w:val="20"/>
    </w:rPr>
  </w:style>
  <w:style w:type="character" w:styleId="22">
    <w:name w:val="annotation reference"/>
    <w:basedOn w:val="18"/>
    <w:semiHidden/>
    <w:unhideWhenUsed/>
    <w:qFormat/>
    <w:uiPriority w:val="99"/>
    <w:rPr>
      <w:sz w:val="21"/>
      <w:szCs w:val="21"/>
    </w:rPr>
  </w:style>
  <w:style w:type="character" w:customStyle="1" w:styleId="23">
    <w:name w:val="标题 1 字符"/>
    <w:link w:val="2"/>
    <w:qFormat/>
    <w:uiPriority w:val="9"/>
    <w:rPr>
      <w:b/>
      <w:bCs/>
      <w:kern w:val="44"/>
      <w:sz w:val="44"/>
      <w:szCs w:val="44"/>
    </w:rPr>
  </w:style>
  <w:style w:type="character" w:customStyle="1" w:styleId="24">
    <w:name w:val="批注框文本 字符"/>
    <w:link w:val="7"/>
    <w:semiHidden/>
    <w:qFormat/>
    <w:uiPriority w:val="99"/>
    <w:rPr>
      <w:kern w:val="2"/>
      <w:sz w:val="18"/>
      <w:szCs w:val="18"/>
    </w:rPr>
  </w:style>
  <w:style w:type="character" w:customStyle="1" w:styleId="25">
    <w:name w:val="页眉 字符"/>
    <w:link w:val="9"/>
    <w:qFormat/>
    <w:uiPriority w:val="99"/>
    <w:rPr>
      <w:kern w:val="2"/>
      <w:sz w:val="18"/>
    </w:rPr>
  </w:style>
  <w:style w:type="paragraph" w:styleId="26">
    <w:name w:val="No Spacing"/>
    <w:link w:val="27"/>
    <w:qFormat/>
    <w:uiPriority w:val="1"/>
    <w:rPr>
      <w:rFonts w:ascii="Calibri" w:hAnsi="Calibri" w:eastAsia="宋体" w:cs="Times New Roman"/>
      <w:sz w:val="22"/>
      <w:szCs w:val="22"/>
      <w:lang w:val="en-US" w:eastAsia="zh-CN" w:bidi="ar-SA"/>
    </w:rPr>
  </w:style>
  <w:style w:type="character" w:customStyle="1" w:styleId="27">
    <w:name w:val="无间隔 字符"/>
    <w:link w:val="26"/>
    <w:qFormat/>
    <w:uiPriority w:val="1"/>
    <w:rPr>
      <w:rFonts w:ascii="Calibri" w:hAnsi="Calibri"/>
      <w:sz w:val="22"/>
      <w:szCs w:val="22"/>
      <w:lang w:val="en-US" w:eastAsia="zh-CN" w:bidi="ar-SA"/>
    </w:rPr>
  </w:style>
  <w:style w:type="paragraph" w:customStyle="1" w:styleId="28">
    <w:name w:val="修订1"/>
    <w:hidden/>
    <w:unhideWhenUsed/>
    <w:qFormat/>
    <w:uiPriority w:val="99"/>
    <w:rPr>
      <w:rFonts w:ascii="Times New Roman" w:hAnsi="Times New Roman" w:eastAsia="宋体" w:cs="Times New Roman"/>
      <w:kern w:val="2"/>
      <w:sz w:val="21"/>
      <w:lang w:val="en-US" w:eastAsia="zh-CN" w:bidi="ar-SA"/>
    </w:rPr>
  </w:style>
  <w:style w:type="character" w:customStyle="1" w:styleId="29">
    <w:name w:val="批注文字 字符"/>
    <w:basedOn w:val="18"/>
    <w:link w:val="6"/>
    <w:semiHidden/>
    <w:qFormat/>
    <w:uiPriority w:val="99"/>
    <w:rPr>
      <w:kern w:val="2"/>
      <w:sz w:val="21"/>
    </w:rPr>
  </w:style>
  <w:style w:type="character" w:customStyle="1" w:styleId="30">
    <w:name w:val="批注主题 字符"/>
    <w:basedOn w:val="29"/>
    <w:link w:val="15"/>
    <w:semiHidden/>
    <w:qFormat/>
    <w:uiPriority w:val="99"/>
    <w:rPr>
      <w:b/>
      <w:bCs/>
      <w:kern w:val="2"/>
      <w:sz w:val="21"/>
    </w:rPr>
  </w:style>
  <w:style w:type="paragraph" w:customStyle="1" w:styleId="31">
    <w:name w:val="修订2"/>
    <w:hidden/>
    <w:unhideWhenUsed/>
    <w:qFormat/>
    <w:uiPriority w:val="99"/>
    <w:rPr>
      <w:rFonts w:ascii="Times New Roman" w:hAnsi="Times New Roman" w:eastAsia="宋体" w:cs="Times New Roman"/>
      <w:kern w:val="2"/>
      <w:sz w:val="21"/>
      <w:lang w:val="en-US" w:eastAsia="zh-CN" w:bidi="ar-SA"/>
    </w:rPr>
  </w:style>
  <w:style w:type="paragraph" w:customStyle="1" w:styleId="32">
    <w:name w:val="Revision"/>
    <w:hidden/>
    <w:unhideWhenUsed/>
    <w:qFormat/>
    <w:uiPriority w:val="99"/>
    <w:rPr>
      <w:rFonts w:ascii="Times New Roman" w:hAnsi="Times New Roman" w:eastAsia="宋体" w:cs="Times New Roman"/>
      <w:kern w:val="2"/>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header" Target="header2.xml"/><Relationship Id="rId7" Type="http://schemas.openxmlformats.org/officeDocument/2006/relationships/footer" Target="footer4.xml"/><Relationship Id="rId6" Type="http://schemas.openxmlformats.org/officeDocument/2006/relationships/header" Target="header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2" Type="http://schemas.microsoft.com/office/2011/relationships/people" Target="people.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4.jpeg"/><Relationship Id="rId17" Type="http://schemas.openxmlformats.org/officeDocument/2006/relationships/image" Target="media/image3.jpeg"/><Relationship Id="rId16" Type="http://schemas.openxmlformats.org/officeDocument/2006/relationships/image" Target="media/image2.png"/><Relationship Id="rId15" Type="http://schemas.openxmlformats.org/officeDocument/2006/relationships/image" Target="media/image1.wmf"/><Relationship Id="rId14" Type="http://schemas.openxmlformats.org/officeDocument/2006/relationships/oleObject" Target="embeddings/oleObject1.bin"/><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6328</Words>
  <Characters>8557</Characters>
  <Lines>93</Lines>
  <Paragraphs>26</Paragraphs>
  <TotalTime>0</TotalTime>
  <ScaleCrop>false</ScaleCrop>
  <LinksUpToDate>false</LinksUpToDate>
  <CharactersWithSpaces>9009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2026-03-11T08:25:00Z</dcterms:created>
  <dc:creator>书儿</dc:creator>
  <cp:lastModifiedBy>南巷初晴ツ</cp:lastModifiedBy>
  <cp:lastPrinted>2022-03-02T06:01:00Z</cp:lastPrinted>
  <dcterms:modified xsi:type="dcterms:W3CDTF">2026-03-15T10:22:05Z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410128898B1243E1A33357D5B6EBBA30_13</vt:lpwstr>
  </property>
  <property fmtid="{D5CDD505-2E9C-101B-9397-08002B2CF9AE}" pid="4" name="KSOTemplateDocerSaveRecord">
    <vt:lpwstr>eyJoZGlkIjoiY2Q2ZjljZTcwYjRjODY1MmYxN2NlNDA1ZjM5ZTNlZGMiLCJ1c2VySWQiOiIyODQ2NTcwNzcifQ==</vt:lpwstr>
  </property>
</Properties>
</file>